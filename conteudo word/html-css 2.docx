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A649" w14:textId="055E7D83" w:rsidR="00803FFF" w:rsidRDefault="00997097" w:rsidP="003B63EC">
      <w:pPr>
        <w:jc w:val="center"/>
        <w:rPr>
          <w:rFonts w:ascii="Arial" w:hAnsi="Arial" w:cs="Arial"/>
          <w:b/>
          <w:bCs/>
          <w:sz w:val="36"/>
          <w:szCs w:val="36"/>
        </w:rPr>
      </w:pPr>
      <w:ins w:id="0" w:author="Eduardo" w:date="2026-06-07T11:33:00Z" w16du:dateUtc="2026-06-07T14:33:00Z">
        <w:r>
          <w:rPr>
            <w:rFonts w:ascii="Arial" w:hAnsi="Arial" w:cs="Arial"/>
            <w:b/>
            <w:bCs/>
            <w:sz w:val="36"/>
            <w:szCs w:val="36"/>
          </w:rPr>
          <w:t xml:space="preserve"> </w:t>
        </w:r>
        <w:r>
          <w:rPr>
            <w:rFonts w:ascii="Arial" w:hAnsi="Arial" w:cs="Arial"/>
            <w:b/>
            <w:bCs/>
            <w:sz w:val="36"/>
            <w:szCs w:val="36"/>
          </w:rPr>
          <w:tab/>
        </w:r>
      </w:ins>
      <w:r w:rsidR="003B63EC">
        <w:rPr>
          <w:rFonts w:ascii="Arial" w:hAnsi="Arial" w:cs="Arial"/>
          <w:b/>
          <w:bCs/>
          <w:sz w:val="36"/>
          <w:szCs w:val="36"/>
        </w:rPr>
        <w:t>HTML e CSS Módulo 2</w:t>
      </w:r>
    </w:p>
    <w:p w14:paraId="6151970C" w14:textId="77777777" w:rsidR="00492157" w:rsidRDefault="00492157" w:rsidP="003B63EC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E6129CB" w14:textId="7EE45E60" w:rsidR="003B63EC" w:rsidRDefault="00492157" w:rsidP="003B63EC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Cores</w:t>
      </w:r>
    </w:p>
    <w:p w14:paraId="6AC07142" w14:textId="77777777" w:rsidR="00492157" w:rsidRDefault="00492157" w:rsidP="003B63EC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7FFD0AD" w14:textId="76DCC2F2" w:rsidR="003B63EC" w:rsidRDefault="003B63EC" w:rsidP="003B63EC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Emoções das cores: </w:t>
      </w:r>
    </w:p>
    <w:p w14:paraId="556A1B94" w14:textId="2FA60A93" w:rsidR="003B63EC" w:rsidRDefault="003B63EC" w:rsidP="003B63EC">
      <w:pPr>
        <w:rPr>
          <w:rFonts w:ascii="Arial" w:hAnsi="Arial" w:cs="Arial"/>
          <w:b/>
          <w:bCs/>
          <w:sz w:val="36"/>
          <w:szCs w:val="36"/>
        </w:rPr>
      </w:pPr>
      <w:r w:rsidRPr="003B63EC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0FF084BE" wp14:editId="59883788">
            <wp:extent cx="5400040" cy="4323080"/>
            <wp:effectExtent l="0" t="0" r="0" b="1270"/>
            <wp:docPr id="1701953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53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95F4" w14:textId="40868A7B" w:rsidR="003B63EC" w:rsidRDefault="003B63EC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As cores tem uma psicologia e ciência por trás delas, por isso sites utilizam paletas, temos acima, cores e seus significados, porem não as tome como verdade absoluta, leve como recomendação, cada cliente é um caso, e você pode escuta-lo para chegar em um acordo, e uma paleta de cores de um </w:t>
      </w:r>
      <w:proofErr w:type="spellStart"/>
      <w:r>
        <w:rPr>
          <w:rFonts w:ascii="Arial" w:hAnsi="Arial" w:cs="Arial"/>
          <w:sz w:val="32"/>
          <w:szCs w:val="32"/>
        </w:rPr>
        <w:t>web-site</w:t>
      </w:r>
      <w:proofErr w:type="spellEnd"/>
      <w:r>
        <w:rPr>
          <w:rFonts w:ascii="Arial" w:hAnsi="Arial" w:cs="Arial"/>
          <w:sz w:val="32"/>
          <w:szCs w:val="32"/>
        </w:rPr>
        <w:t xml:space="preserve"> ou publicação que pode fazer muito sucesso, mesmo não seguindo a risca as emoções das cores.</w:t>
      </w:r>
    </w:p>
    <w:p w14:paraId="0F13F873" w14:textId="77777777" w:rsidR="003B63EC" w:rsidRDefault="003B63EC" w:rsidP="003B63EC">
      <w:pPr>
        <w:rPr>
          <w:rFonts w:ascii="Arial" w:hAnsi="Arial" w:cs="Arial"/>
          <w:sz w:val="32"/>
          <w:szCs w:val="32"/>
        </w:rPr>
      </w:pPr>
    </w:p>
    <w:p w14:paraId="1AE9D23D" w14:textId="77777777" w:rsidR="003B63EC" w:rsidRDefault="003B63EC" w:rsidP="003B63EC">
      <w:pPr>
        <w:rPr>
          <w:rFonts w:ascii="Arial" w:hAnsi="Arial" w:cs="Arial"/>
          <w:sz w:val="32"/>
          <w:szCs w:val="32"/>
        </w:rPr>
      </w:pPr>
    </w:p>
    <w:p w14:paraId="741B1E3F" w14:textId="40A45CC3" w:rsidR="003B63EC" w:rsidRDefault="003B63EC" w:rsidP="003B63E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Círculo cromático </w:t>
      </w:r>
      <w:r w:rsidRPr="003B63EC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C878651" wp14:editId="7638DDB0">
            <wp:extent cx="4610500" cy="3673158"/>
            <wp:effectExtent l="0" t="0" r="0" b="3810"/>
            <wp:docPr id="1604325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25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99C3" w14:textId="78A756A0" w:rsidR="003B63EC" w:rsidRDefault="003B63EC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círculo cromático é a base da harmonia das cores, e ele é separado por três classes de cores...</w:t>
      </w:r>
    </w:p>
    <w:p w14:paraId="64A45EEA" w14:textId="50AC319A" w:rsidR="003B63EC" w:rsidRDefault="003B63EC" w:rsidP="003B63E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Cores primárias:</w:t>
      </w:r>
    </w:p>
    <w:p w14:paraId="557483C8" w14:textId="3C2DCC0D" w:rsidR="003B63EC" w:rsidRDefault="003B63EC" w:rsidP="003B63EC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Amarelo</w:t>
      </w:r>
    </w:p>
    <w:p w14:paraId="66082639" w14:textId="6C59B0B4" w:rsidR="003B63EC" w:rsidRDefault="003B63EC" w:rsidP="003B63EC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Azul</w:t>
      </w:r>
    </w:p>
    <w:p w14:paraId="7BE138AD" w14:textId="03C6EA03" w:rsidR="003B63EC" w:rsidRDefault="003B63EC" w:rsidP="003B63EC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Vermelho</w:t>
      </w:r>
    </w:p>
    <w:p w14:paraId="47A5D511" w14:textId="217B9182" w:rsidR="003B63EC" w:rsidRDefault="003B63EC" w:rsidP="003B63E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Cores secundárias:</w:t>
      </w:r>
    </w:p>
    <w:p w14:paraId="2E60B978" w14:textId="2C615066" w:rsidR="003B63EC" w:rsidRPr="003B63EC" w:rsidRDefault="003B63EC" w:rsidP="003B63EC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Laranja</w:t>
      </w:r>
    </w:p>
    <w:p w14:paraId="7F3F2BA4" w14:textId="0C92BC0E" w:rsidR="003B63EC" w:rsidRPr="003B63EC" w:rsidRDefault="003B63EC" w:rsidP="003B63EC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Verde</w:t>
      </w:r>
    </w:p>
    <w:p w14:paraId="19D79D78" w14:textId="39277D3A" w:rsidR="003B63EC" w:rsidRPr="003B63EC" w:rsidRDefault="003B63EC" w:rsidP="003B63EC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Violeta</w:t>
      </w:r>
    </w:p>
    <w:p w14:paraId="6C7BBDD3" w14:textId="7892A392" w:rsidR="003B63EC" w:rsidRDefault="003B63EC" w:rsidP="003B63E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Cores terciárias: </w:t>
      </w:r>
    </w:p>
    <w:p w14:paraId="2D78C184" w14:textId="34618138" w:rsidR="003B63EC" w:rsidRPr="00591A32" w:rsidRDefault="00591A32" w:rsidP="003B63E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Amarelo-Esverdeado</w:t>
      </w:r>
    </w:p>
    <w:p w14:paraId="75D03FF9" w14:textId="777B255E" w:rsidR="00591A32" w:rsidRPr="00591A32" w:rsidRDefault="00591A32" w:rsidP="003B63E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Amarelo-alaranjado</w:t>
      </w:r>
    </w:p>
    <w:p w14:paraId="4C422FF2" w14:textId="3C80A1ED" w:rsidR="00591A32" w:rsidRPr="00591A32" w:rsidRDefault="00591A32" w:rsidP="003B63E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Vermelho-Alaranjado</w:t>
      </w:r>
    </w:p>
    <w:p w14:paraId="42716395" w14:textId="405B43FC" w:rsidR="00591A32" w:rsidRPr="00591A32" w:rsidRDefault="00591A32" w:rsidP="003B63E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Vermelho-Arroxeado</w:t>
      </w:r>
    </w:p>
    <w:p w14:paraId="61D1EF54" w14:textId="601A0E4C" w:rsidR="00591A32" w:rsidRPr="00591A32" w:rsidRDefault="00591A32" w:rsidP="003B63E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Azul-Arroxeado</w:t>
      </w:r>
    </w:p>
    <w:p w14:paraId="304F02BC" w14:textId="081384C3" w:rsidR="00591A32" w:rsidRPr="00591A32" w:rsidRDefault="00591A32" w:rsidP="003B63E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Azul-Esverdeado</w:t>
      </w:r>
    </w:p>
    <w:p w14:paraId="2FE23B08" w14:textId="24E56678" w:rsidR="00591A32" w:rsidRDefault="00591A32" w:rsidP="00591A32">
      <w:pPr>
        <w:rPr>
          <w:rFonts w:ascii="Arial" w:hAnsi="Arial" w:cs="Arial"/>
          <w:b/>
          <w:bCs/>
          <w:sz w:val="32"/>
          <w:szCs w:val="32"/>
        </w:rPr>
      </w:pPr>
    </w:p>
    <w:p w14:paraId="76BBD21B" w14:textId="5543A0C1" w:rsidR="00591A32" w:rsidRDefault="00591A32" w:rsidP="00591A3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Está são as três separações de cores, e a mistura delas pode nos gerar diversas cores, e diversas paletas.</w:t>
      </w:r>
    </w:p>
    <w:p w14:paraId="6D642155" w14:textId="77777777" w:rsidR="00591A32" w:rsidRDefault="00591A32" w:rsidP="00591A32">
      <w:pPr>
        <w:rPr>
          <w:rFonts w:ascii="Arial" w:hAnsi="Arial" w:cs="Arial"/>
          <w:sz w:val="32"/>
          <w:szCs w:val="32"/>
        </w:rPr>
      </w:pPr>
    </w:p>
    <w:p w14:paraId="34C5E58D" w14:textId="43713A08" w:rsidR="00591A32" w:rsidRDefault="00591A32" w:rsidP="00591A3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Temperatura e Harmonia</w:t>
      </w:r>
    </w:p>
    <w:p w14:paraId="566E1AF0" w14:textId="3DBDC9AD" w:rsidR="00591A32" w:rsidRDefault="00591A32" w:rsidP="00591A32">
      <w:pPr>
        <w:rPr>
          <w:rFonts w:ascii="Arial" w:hAnsi="Arial" w:cs="Arial"/>
          <w:b/>
          <w:bCs/>
          <w:sz w:val="32"/>
          <w:szCs w:val="32"/>
        </w:rPr>
      </w:pPr>
      <w:r w:rsidRPr="00591A32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4EEC5FE" wp14:editId="472E7A70">
            <wp:extent cx="3368332" cy="1729890"/>
            <wp:effectExtent l="0" t="0" r="3810" b="3810"/>
            <wp:docPr id="1213402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02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E6A1" w14:textId="779ABD43" w:rsidR="00591A32" w:rsidRDefault="00591A32" w:rsidP="00591A3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Temos a separação de cores mais frias e mais quentes, e podemos combina-las</w:t>
      </w:r>
    </w:p>
    <w:p w14:paraId="043DAD1E" w14:textId="77777777" w:rsidR="00591A32" w:rsidRDefault="00591A32" w:rsidP="00591A32">
      <w:pPr>
        <w:rPr>
          <w:rFonts w:ascii="Arial" w:hAnsi="Arial" w:cs="Arial"/>
          <w:sz w:val="32"/>
          <w:szCs w:val="32"/>
        </w:rPr>
      </w:pPr>
    </w:p>
    <w:p w14:paraId="6B2BF33B" w14:textId="6BF8FAC6" w:rsidR="00591A32" w:rsidRDefault="00591A32" w:rsidP="00591A3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As cores quentes criam uma sensação de calor e proximidade, já as cores mais frias estão associadas a sensações mais calmas, de frescor e tranquilidade.</w:t>
      </w:r>
    </w:p>
    <w:p w14:paraId="04EA9B45" w14:textId="77777777" w:rsidR="00591A32" w:rsidRDefault="00591A32" w:rsidP="00591A32">
      <w:pPr>
        <w:rPr>
          <w:rFonts w:ascii="Arial" w:hAnsi="Arial" w:cs="Arial"/>
          <w:sz w:val="32"/>
          <w:szCs w:val="32"/>
        </w:rPr>
      </w:pPr>
    </w:p>
    <w:p w14:paraId="68547C45" w14:textId="68EA707F" w:rsidR="00591A32" w:rsidRDefault="00591A32" w:rsidP="00591A3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Podemos classificar as cores por esquemas harmônicos, abaixo vamos ver os 9 tipos de esquemas.</w:t>
      </w:r>
    </w:p>
    <w:p w14:paraId="3A285BF7" w14:textId="77777777" w:rsidR="00174214" w:rsidRDefault="00174214" w:rsidP="00591A32">
      <w:pPr>
        <w:rPr>
          <w:rFonts w:ascii="Arial" w:hAnsi="Arial" w:cs="Arial"/>
          <w:sz w:val="32"/>
          <w:szCs w:val="32"/>
        </w:rPr>
      </w:pPr>
    </w:p>
    <w:p w14:paraId="3A8DEA00" w14:textId="1C3368DE" w:rsidR="00174214" w:rsidRDefault="00174214" w:rsidP="00591A32">
      <w:pPr>
        <w:rPr>
          <w:rFonts w:ascii="Arial" w:hAnsi="Arial" w:cs="Arial"/>
          <w:sz w:val="32"/>
          <w:szCs w:val="32"/>
        </w:rPr>
      </w:pPr>
      <w:r w:rsidRPr="00174214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7B4ABCAD" wp14:editId="085096B3">
            <wp:extent cx="5400040" cy="1800225"/>
            <wp:effectExtent l="0" t="0" r="0" b="9525"/>
            <wp:docPr id="735581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81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E524" w14:textId="449AA0AE" w:rsidR="00174214" w:rsidRDefault="00174214" w:rsidP="00591A32">
      <w:pPr>
        <w:rPr>
          <w:rFonts w:ascii="Arial" w:hAnsi="Arial" w:cs="Arial"/>
          <w:sz w:val="32"/>
          <w:szCs w:val="32"/>
        </w:rPr>
      </w:pPr>
      <w:r w:rsidRPr="00174214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B13143D" wp14:editId="245C4D77">
            <wp:extent cx="5400040" cy="1606550"/>
            <wp:effectExtent l="0" t="0" r="0" b="0"/>
            <wp:docPr id="1952744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4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A0E8" w14:textId="4D3DAF3C" w:rsidR="00174214" w:rsidRDefault="00174214" w:rsidP="00591A32">
      <w:pPr>
        <w:rPr>
          <w:rFonts w:ascii="Arial" w:hAnsi="Arial" w:cs="Arial"/>
          <w:sz w:val="32"/>
          <w:szCs w:val="32"/>
        </w:rPr>
      </w:pPr>
      <w:r w:rsidRPr="00174214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52788130" wp14:editId="7FB9E0AC">
            <wp:extent cx="5400040" cy="4829810"/>
            <wp:effectExtent l="0" t="0" r="0" b="8890"/>
            <wp:docPr id="453749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9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0E4C" w14:textId="687B9B4B" w:rsidR="00174214" w:rsidRDefault="00174214" w:rsidP="00591A32">
      <w:pPr>
        <w:rPr>
          <w:rFonts w:ascii="Arial" w:hAnsi="Arial" w:cs="Arial"/>
          <w:sz w:val="32"/>
          <w:szCs w:val="32"/>
        </w:rPr>
      </w:pPr>
      <w:r w:rsidRPr="00174214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690181F5" wp14:editId="36734276">
            <wp:extent cx="5400040" cy="1565275"/>
            <wp:effectExtent l="0" t="0" r="0" b="0"/>
            <wp:docPr id="475869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9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75FA" w14:textId="5281ED75" w:rsidR="00174214" w:rsidRPr="00591A32" w:rsidRDefault="00174214" w:rsidP="00591A32">
      <w:pPr>
        <w:rPr>
          <w:rFonts w:ascii="Arial" w:hAnsi="Arial" w:cs="Arial"/>
          <w:sz w:val="32"/>
          <w:szCs w:val="32"/>
        </w:rPr>
      </w:pPr>
      <w:r w:rsidRPr="00174214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5D7F890E" wp14:editId="7B9D254E">
            <wp:extent cx="5400040" cy="4763770"/>
            <wp:effectExtent l="0" t="0" r="0" b="0"/>
            <wp:docPr id="141688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8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0FB5" w14:textId="26F64296" w:rsidR="003B63EC" w:rsidRDefault="00174214" w:rsidP="003B63E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Para aplicar de forma mais simples:</w:t>
      </w:r>
    </w:p>
    <w:p w14:paraId="579DBA05" w14:textId="6296964B" w:rsidR="00174214" w:rsidRDefault="00174214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Temos o </w:t>
      </w:r>
      <w:r w:rsidRPr="00174214">
        <w:rPr>
          <w:rFonts w:ascii="Arial" w:hAnsi="Arial" w:cs="Arial"/>
          <w:b/>
          <w:bCs/>
          <w:sz w:val="32"/>
          <w:szCs w:val="32"/>
        </w:rPr>
        <w:t>Adobe Color</w:t>
      </w:r>
      <w:r>
        <w:rPr>
          <w:rFonts w:ascii="Arial" w:hAnsi="Arial" w:cs="Arial"/>
          <w:sz w:val="32"/>
          <w:szCs w:val="32"/>
        </w:rPr>
        <w:t xml:space="preserve"> e o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Paletton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DC6DFE">
        <w:rPr>
          <w:rFonts w:ascii="Arial" w:hAnsi="Arial" w:cs="Arial"/>
          <w:sz w:val="32"/>
          <w:szCs w:val="32"/>
        </w:rPr>
        <w:t xml:space="preserve">o </w:t>
      </w:r>
      <w:proofErr w:type="spellStart"/>
      <w:r w:rsidR="00DC6DFE">
        <w:rPr>
          <w:rFonts w:ascii="Arial" w:hAnsi="Arial" w:cs="Arial"/>
          <w:sz w:val="32"/>
          <w:szCs w:val="32"/>
        </w:rPr>
        <w:t>paletton</w:t>
      </w:r>
      <w:proofErr w:type="spellEnd"/>
      <w:r w:rsidR="00DC6DFE">
        <w:rPr>
          <w:rFonts w:ascii="Arial" w:hAnsi="Arial" w:cs="Arial"/>
          <w:sz w:val="32"/>
          <w:szCs w:val="32"/>
        </w:rPr>
        <w:t xml:space="preserve"> também nos fornece um layout de como ficar a página, com a tal paleta de cores.</w:t>
      </w:r>
    </w:p>
    <w:p w14:paraId="08421B7E" w14:textId="77777777" w:rsidR="00DC6DFE" w:rsidRDefault="00DC6DFE" w:rsidP="003B63EC">
      <w:pPr>
        <w:rPr>
          <w:rFonts w:ascii="Arial" w:hAnsi="Arial" w:cs="Arial"/>
          <w:sz w:val="32"/>
          <w:szCs w:val="32"/>
        </w:rPr>
      </w:pPr>
    </w:p>
    <w:p w14:paraId="749FFCC0" w14:textId="77777777" w:rsidR="00F464BC" w:rsidRDefault="00F464BC" w:rsidP="003B63EC">
      <w:pPr>
        <w:rPr>
          <w:rFonts w:ascii="Arial" w:hAnsi="Arial" w:cs="Arial"/>
          <w:sz w:val="32"/>
          <w:szCs w:val="32"/>
        </w:rPr>
      </w:pPr>
    </w:p>
    <w:p w14:paraId="5F7B6D01" w14:textId="77777777" w:rsidR="00F464BC" w:rsidRDefault="00F464BC" w:rsidP="003B63EC">
      <w:pPr>
        <w:rPr>
          <w:rFonts w:ascii="Arial" w:hAnsi="Arial" w:cs="Arial"/>
          <w:sz w:val="32"/>
          <w:szCs w:val="32"/>
        </w:rPr>
      </w:pPr>
    </w:p>
    <w:p w14:paraId="48F83D00" w14:textId="7A4C457C" w:rsidR="00F464BC" w:rsidRDefault="00F464BC" w:rsidP="003B63EC">
      <w:pPr>
        <w:rPr>
          <w:rFonts w:ascii="Arial" w:hAnsi="Arial" w:cs="Arial"/>
          <w:sz w:val="32"/>
          <w:szCs w:val="32"/>
        </w:rPr>
      </w:pPr>
      <w:r w:rsidRPr="00F464BC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5A2FCD65" wp14:editId="01685999">
            <wp:extent cx="5400040" cy="3086735"/>
            <wp:effectExtent l="0" t="0" r="0" b="0"/>
            <wp:docPr id="2061573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73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t xml:space="preserve">Adobe </w:t>
      </w:r>
      <w:proofErr w:type="spellStart"/>
      <w:r>
        <w:rPr>
          <w:rFonts w:ascii="Arial" w:hAnsi="Arial" w:cs="Arial"/>
          <w:sz w:val="32"/>
          <w:szCs w:val="32"/>
        </w:rPr>
        <w:t>Colors</w:t>
      </w:r>
      <w:proofErr w:type="spellEnd"/>
    </w:p>
    <w:p w14:paraId="7744029D" w14:textId="77777777" w:rsidR="00F464BC" w:rsidRDefault="00F464BC" w:rsidP="003B63EC">
      <w:pPr>
        <w:rPr>
          <w:rFonts w:ascii="Arial" w:hAnsi="Arial" w:cs="Arial"/>
          <w:sz w:val="32"/>
          <w:szCs w:val="32"/>
        </w:rPr>
      </w:pPr>
    </w:p>
    <w:p w14:paraId="3BF9AAD6" w14:textId="77777777" w:rsidR="00F464BC" w:rsidRDefault="00F464BC" w:rsidP="003B63EC">
      <w:pPr>
        <w:rPr>
          <w:rFonts w:ascii="Arial" w:hAnsi="Arial" w:cs="Arial"/>
          <w:sz w:val="32"/>
          <w:szCs w:val="32"/>
        </w:rPr>
      </w:pPr>
    </w:p>
    <w:p w14:paraId="6AB35962" w14:textId="77777777" w:rsidR="00580B1C" w:rsidRDefault="00580B1C" w:rsidP="003B63EC">
      <w:pPr>
        <w:rPr>
          <w:rFonts w:ascii="Arial" w:hAnsi="Arial" w:cs="Arial"/>
          <w:b/>
          <w:bCs/>
          <w:sz w:val="32"/>
          <w:szCs w:val="32"/>
        </w:rPr>
      </w:pPr>
    </w:p>
    <w:p w14:paraId="224D9777" w14:textId="77777777" w:rsidR="00580B1C" w:rsidRDefault="00580B1C" w:rsidP="003B63EC">
      <w:pPr>
        <w:rPr>
          <w:rFonts w:ascii="Arial" w:hAnsi="Arial" w:cs="Arial"/>
          <w:b/>
          <w:bCs/>
          <w:sz w:val="32"/>
          <w:szCs w:val="32"/>
        </w:rPr>
      </w:pPr>
    </w:p>
    <w:p w14:paraId="69C5AC34" w14:textId="7D78E747" w:rsidR="009E647B" w:rsidRDefault="00F03E60" w:rsidP="003B63E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Como Capturar cores da tela:</w:t>
      </w:r>
    </w:p>
    <w:p w14:paraId="53D3FF22" w14:textId="6B2D516B" w:rsidR="00F03E60" w:rsidRDefault="00580B1C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Tem como fazer pelo </w:t>
      </w:r>
      <w:proofErr w:type="spellStart"/>
      <w:r>
        <w:rPr>
          <w:rFonts w:ascii="Arial" w:hAnsi="Arial" w:cs="Arial"/>
          <w:sz w:val="32"/>
          <w:szCs w:val="32"/>
        </w:rPr>
        <w:t>gimp</w:t>
      </w:r>
      <w:proofErr w:type="spellEnd"/>
      <w:r>
        <w:rPr>
          <w:rFonts w:ascii="Arial" w:hAnsi="Arial" w:cs="Arial"/>
          <w:sz w:val="32"/>
          <w:szCs w:val="32"/>
        </w:rPr>
        <w:t>, editor de imagem, colando print da imagem da tela, porém não é recomendável.</w:t>
      </w:r>
    </w:p>
    <w:p w14:paraId="4BD5655C" w14:textId="3B1065DF" w:rsidR="00580B1C" w:rsidRDefault="00580B1C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também utilizar uma extensão no google, mais recomendável sendo ele o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Collorzilla</w:t>
      </w:r>
      <w:proofErr w:type="spellEnd"/>
      <w:r>
        <w:rPr>
          <w:rFonts w:ascii="Arial" w:hAnsi="Arial" w:cs="Arial"/>
          <w:sz w:val="32"/>
          <w:szCs w:val="32"/>
        </w:rPr>
        <w:t xml:space="preserve">. </w:t>
      </w:r>
    </w:p>
    <w:p w14:paraId="1523DE98" w14:textId="77777777" w:rsidR="00F464BC" w:rsidRDefault="00F464BC" w:rsidP="003B63EC">
      <w:pPr>
        <w:rPr>
          <w:rFonts w:ascii="Arial" w:hAnsi="Arial" w:cs="Arial"/>
          <w:sz w:val="32"/>
          <w:szCs w:val="32"/>
        </w:rPr>
      </w:pPr>
    </w:p>
    <w:p w14:paraId="7291EEAF" w14:textId="5735C4CA" w:rsidR="00F464BC" w:rsidRDefault="00F464BC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Para facilitar a criação de uma paleta, podemos combinar o </w:t>
      </w:r>
      <w:proofErr w:type="spellStart"/>
      <w:r>
        <w:rPr>
          <w:rFonts w:ascii="Arial" w:hAnsi="Arial" w:cs="Arial"/>
          <w:sz w:val="32"/>
          <w:szCs w:val="32"/>
        </w:rPr>
        <w:t>Collors</w:t>
      </w:r>
      <w:proofErr w:type="spellEnd"/>
      <w:r>
        <w:rPr>
          <w:rFonts w:ascii="Arial" w:hAnsi="Arial" w:cs="Arial"/>
          <w:sz w:val="32"/>
          <w:szCs w:val="32"/>
        </w:rPr>
        <w:t xml:space="preserve"> ou o </w:t>
      </w:r>
      <w:proofErr w:type="spellStart"/>
      <w:r>
        <w:rPr>
          <w:rFonts w:ascii="Arial" w:hAnsi="Arial" w:cs="Arial"/>
          <w:sz w:val="32"/>
          <w:szCs w:val="32"/>
        </w:rPr>
        <w:t>Paletton</w:t>
      </w:r>
      <w:proofErr w:type="spellEnd"/>
      <w:r>
        <w:rPr>
          <w:rFonts w:ascii="Arial" w:hAnsi="Arial" w:cs="Arial"/>
          <w:sz w:val="32"/>
          <w:szCs w:val="32"/>
        </w:rPr>
        <w:t xml:space="preserve">, com o </w:t>
      </w:r>
      <w:proofErr w:type="spellStart"/>
      <w:r>
        <w:rPr>
          <w:rFonts w:ascii="Arial" w:hAnsi="Arial" w:cs="Arial"/>
          <w:sz w:val="32"/>
          <w:szCs w:val="32"/>
        </w:rPr>
        <w:t>Collorzilla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4907CF13" w14:textId="77777777" w:rsidR="00F464BC" w:rsidRDefault="00F464BC" w:rsidP="003B63EC">
      <w:pPr>
        <w:rPr>
          <w:rFonts w:ascii="Arial" w:hAnsi="Arial" w:cs="Arial"/>
          <w:sz w:val="32"/>
          <w:szCs w:val="32"/>
        </w:rPr>
      </w:pPr>
    </w:p>
    <w:p w14:paraId="02105211" w14:textId="77777777" w:rsidR="00113A4B" w:rsidRDefault="00113A4B" w:rsidP="003B63EC">
      <w:pPr>
        <w:rPr>
          <w:rFonts w:ascii="Arial" w:hAnsi="Arial" w:cs="Arial"/>
          <w:b/>
          <w:bCs/>
          <w:sz w:val="32"/>
          <w:szCs w:val="32"/>
        </w:rPr>
      </w:pPr>
    </w:p>
    <w:p w14:paraId="0ECE218A" w14:textId="77777777" w:rsidR="00113A4B" w:rsidRDefault="00113A4B" w:rsidP="003B63EC">
      <w:pPr>
        <w:rPr>
          <w:rFonts w:ascii="Arial" w:hAnsi="Arial" w:cs="Arial"/>
          <w:b/>
          <w:bCs/>
          <w:sz w:val="32"/>
          <w:szCs w:val="32"/>
        </w:rPr>
      </w:pPr>
    </w:p>
    <w:p w14:paraId="50F2938C" w14:textId="472919C3" w:rsidR="00F464BC" w:rsidRDefault="00F464BC" w:rsidP="003B63E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Efeito degrade:</w:t>
      </w:r>
    </w:p>
    <w:p w14:paraId="30FBA5B2" w14:textId="0DD5CA5B" w:rsidR="00113A4B" w:rsidRDefault="00113A4B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efeito de gradientes, conhecido como degrade, é utilizado da seguinte forma, escolhemos uma paleta de cores, ou utilizamos a que o designer do nosso cliente mandou, e com essa paleta, utilizamos as cores de maiores contrastes para fazer um degrade, segue abaixo o código que utilizamos para tal feito.</w:t>
      </w:r>
    </w:p>
    <w:p w14:paraId="452974CE" w14:textId="452413FE" w:rsidR="00113A4B" w:rsidRDefault="00113A4B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39322FB8" w14:textId="77777777" w:rsidR="00113A4B" w:rsidRDefault="00113A4B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Body {</w:t>
      </w:r>
    </w:p>
    <w:p w14:paraId="7E3796E8" w14:textId="1414C24A" w:rsidR="00113A4B" w:rsidRDefault="00113A4B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Background-</w:t>
      </w:r>
      <w:proofErr w:type="spellStart"/>
      <w:r>
        <w:rPr>
          <w:rFonts w:ascii="Arial" w:hAnsi="Arial" w:cs="Arial"/>
          <w:sz w:val="32"/>
          <w:szCs w:val="32"/>
        </w:rPr>
        <w:t>image</w:t>
      </w:r>
      <w:proofErr w:type="spellEnd"/>
      <w:r>
        <w:rPr>
          <w:rFonts w:ascii="Arial" w:hAnsi="Arial" w:cs="Arial"/>
          <w:sz w:val="32"/>
          <w:szCs w:val="32"/>
        </w:rPr>
        <w:t>: linear-</w:t>
      </w:r>
      <w:proofErr w:type="spellStart"/>
      <w:r>
        <w:rPr>
          <w:rFonts w:ascii="Arial" w:hAnsi="Arial" w:cs="Arial"/>
          <w:sz w:val="32"/>
          <w:szCs w:val="32"/>
        </w:rPr>
        <w:t>gradient</w:t>
      </w:r>
      <w:proofErr w:type="spellEnd"/>
      <w:r>
        <w:rPr>
          <w:rFonts w:ascii="Arial" w:hAnsi="Arial" w:cs="Arial"/>
          <w:sz w:val="32"/>
          <w:szCs w:val="32"/>
        </w:rPr>
        <w:t xml:space="preserve">(90deg, </w:t>
      </w:r>
      <w:proofErr w:type="spellStart"/>
      <w:r>
        <w:rPr>
          <w:rFonts w:ascii="Arial" w:hAnsi="Arial" w:cs="Arial"/>
          <w:sz w:val="32"/>
          <w:szCs w:val="32"/>
        </w:rPr>
        <w:t>yellow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red</w:t>
      </w:r>
      <w:proofErr w:type="spellEnd"/>
      <w:r>
        <w:rPr>
          <w:rFonts w:ascii="Arial" w:hAnsi="Arial" w:cs="Arial"/>
          <w:sz w:val="32"/>
          <w:szCs w:val="32"/>
        </w:rPr>
        <w:t>);</w:t>
      </w:r>
    </w:p>
    <w:p w14:paraId="2186CFA7" w14:textId="555D7AA9" w:rsidR="00113A4B" w:rsidRDefault="00113A4B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}</w:t>
      </w:r>
    </w:p>
    <w:p w14:paraId="4F3E9ABC" w14:textId="48AA4A3B" w:rsidR="00113A4B" w:rsidRDefault="00113A4B" w:rsidP="003B63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 para ampliar isso, podemos colocar os nossos títulos e parágrafos dentro de uma função (</w:t>
      </w:r>
      <w:proofErr w:type="spellStart"/>
      <w:r>
        <w:rPr>
          <w:rFonts w:ascii="Arial" w:hAnsi="Arial" w:cs="Arial"/>
          <w:sz w:val="32"/>
          <w:szCs w:val="32"/>
        </w:rPr>
        <w:t>main</w:t>
      </w:r>
      <w:proofErr w:type="spellEnd"/>
      <w:r>
        <w:rPr>
          <w:rFonts w:ascii="Arial" w:hAnsi="Arial" w:cs="Arial"/>
          <w:sz w:val="32"/>
          <w:szCs w:val="32"/>
        </w:rPr>
        <w:t>) para deixar a caixa de texto branca.</w:t>
      </w:r>
    </w:p>
    <w:p w14:paraId="07BE99DD" w14:textId="77777777" w:rsidR="00E93CB7" w:rsidRDefault="00E93CB7" w:rsidP="003B63EC">
      <w:pPr>
        <w:rPr>
          <w:rFonts w:ascii="Arial" w:hAnsi="Arial" w:cs="Arial"/>
          <w:sz w:val="32"/>
          <w:szCs w:val="32"/>
        </w:rPr>
      </w:pPr>
    </w:p>
    <w:p w14:paraId="390308F0" w14:textId="66CBBC99" w:rsidR="00E93CB7" w:rsidRDefault="00E93CB7" w:rsidP="003B63EC">
      <w:pPr>
        <w:rPr>
          <w:rFonts w:ascii="Arial" w:hAnsi="Arial" w:cs="Arial"/>
          <w:b/>
          <w:bCs/>
          <w:sz w:val="32"/>
          <w:szCs w:val="32"/>
        </w:rPr>
      </w:pPr>
      <w:r w:rsidRPr="00E93CB7">
        <w:rPr>
          <w:rFonts w:ascii="Arial" w:hAnsi="Arial" w:cs="Arial"/>
          <w:b/>
          <w:bCs/>
          <w:sz w:val="32"/>
          <w:szCs w:val="32"/>
        </w:rPr>
        <w:t>Comandos aprendidos:</w:t>
      </w:r>
    </w:p>
    <w:p w14:paraId="2CFE0A2A" w14:textId="7986A730" w:rsidR="00E93CB7" w:rsidRDefault="00E93CB7" w:rsidP="003B63EC">
      <w:pPr>
        <w:rPr>
          <w:rFonts w:ascii="Arial" w:hAnsi="Arial" w:cs="Arial"/>
          <w:sz w:val="32"/>
          <w:szCs w:val="32"/>
        </w:rPr>
      </w:pPr>
      <w:r w:rsidRPr="00395A15">
        <w:rPr>
          <w:rFonts w:ascii="Arial" w:hAnsi="Arial" w:cs="Arial"/>
          <w:b/>
          <w:bCs/>
          <w:sz w:val="32"/>
          <w:szCs w:val="32"/>
        </w:rPr>
        <w:t>Border-</w:t>
      </w:r>
      <w:proofErr w:type="spellStart"/>
      <w:r w:rsidRPr="00395A15">
        <w:rPr>
          <w:rFonts w:ascii="Arial" w:hAnsi="Arial" w:cs="Arial"/>
          <w:b/>
          <w:bCs/>
          <w:sz w:val="32"/>
          <w:szCs w:val="32"/>
        </w:rPr>
        <w:t>radius</w:t>
      </w:r>
      <w:proofErr w:type="spellEnd"/>
      <w:r w:rsidRPr="00395A15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Cria bordas em volta de uma caixa de texto (</w:t>
      </w:r>
      <w:proofErr w:type="spellStart"/>
      <w:r>
        <w:rPr>
          <w:rFonts w:ascii="Arial" w:hAnsi="Arial" w:cs="Arial"/>
          <w:sz w:val="32"/>
          <w:szCs w:val="32"/>
        </w:rPr>
        <w:t>border-radius</w:t>
      </w:r>
      <w:proofErr w:type="spellEnd"/>
      <w:r>
        <w:rPr>
          <w:rFonts w:ascii="Arial" w:hAnsi="Arial" w:cs="Arial"/>
          <w:sz w:val="32"/>
          <w:szCs w:val="32"/>
        </w:rPr>
        <w:t>: 10px;) assim fica o comando inteiro</w:t>
      </w:r>
      <w:r w:rsidR="00395A15">
        <w:rPr>
          <w:rFonts w:ascii="Arial" w:hAnsi="Arial" w:cs="Arial"/>
          <w:sz w:val="32"/>
          <w:szCs w:val="32"/>
        </w:rPr>
        <w:t>.</w:t>
      </w:r>
    </w:p>
    <w:p w14:paraId="213C5F36" w14:textId="33E529F0" w:rsidR="00E93CB7" w:rsidRDefault="00E93CB7" w:rsidP="003B63EC">
      <w:pPr>
        <w:rPr>
          <w:rFonts w:ascii="Arial" w:hAnsi="Arial" w:cs="Arial"/>
          <w:sz w:val="32"/>
          <w:szCs w:val="32"/>
        </w:rPr>
      </w:pPr>
      <w:r w:rsidRPr="00395A15">
        <w:rPr>
          <w:rFonts w:ascii="Arial" w:hAnsi="Arial" w:cs="Arial"/>
          <w:b/>
          <w:bCs/>
          <w:sz w:val="32"/>
          <w:szCs w:val="32"/>
        </w:rPr>
        <w:t>Box-</w:t>
      </w:r>
      <w:proofErr w:type="spellStart"/>
      <w:r w:rsidRPr="00395A15">
        <w:rPr>
          <w:rFonts w:ascii="Arial" w:hAnsi="Arial" w:cs="Arial"/>
          <w:b/>
          <w:bCs/>
          <w:sz w:val="32"/>
          <w:szCs w:val="32"/>
        </w:rPr>
        <w:t>shadow</w:t>
      </w:r>
      <w:proofErr w:type="spellEnd"/>
      <w:r w:rsidRPr="00395A15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Cria sombra em volta de uma caixa de texto (box-</w:t>
      </w:r>
      <w:proofErr w:type="spellStart"/>
      <w:r>
        <w:rPr>
          <w:rFonts w:ascii="Arial" w:hAnsi="Arial" w:cs="Arial"/>
          <w:sz w:val="32"/>
          <w:szCs w:val="32"/>
        </w:rPr>
        <w:t>shadow</w:t>
      </w:r>
      <w:proofErr w:type="spellEnd"/>
      <w:r>
        <w:rPr>
          <w:rFonts w:ascii="Arial" w:hAnsi="Arial" w:cs="Arial"/>
          <w:sz w:val="32"/>
          <w:szCs w:val="32"/>
        </w:rPr>
        <w:t xml:space="preserve">: 5px </w:t>
      </w:r>
      <w:proofErr w:type="spellStart"/>
      <w:r>
        <w:rPr>
          <w:rFonts w:ascii="Arial" w:hAnsi="Arial" w:cs="Arial"/>
          <w:sz w:val="32"/>
          <w:szCs w:val="32"/>
        </w:rPr>
        <w:t>5px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5px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green</w:t>
      </w:r>
      <w:proofErr w:type="spellEnd"/>
      <w:r>
        <w:rPr>
          <w:rFonts w:ascii="Arial" w:hAnsi="Arial" w:cs="Arial"/>
          <w:sz w:val="32"/>
          <w:szCs w:val="32"/>
        </w:rPr>
        <w:t>;) assim fica o comando</w:t>
      </w:r>
      <w:r w:rsidR="00395A15">
        <w:rPr>
          <w:rFonts w:ascii="Arial" w:hAnsi="Arial" w:cs="Arial"/>
          <w:sz w:val="32"/>
          <w:szCs w:val="32"/>
        </w:rPr>
        <w:t>.</w:t>
      </w:r>
    </w:p>
    <w:p w14:paraId="3295164E" w14:textId="4B8E79D8" w:rsidR="00E93CB7" w:rsidRDefault="00395A15" w:rsidP="003B63EC">
      <w:pPr>
        <w:rPr>
          <w:rFonts w:ascii="Arial" w:hAnsi="Arial" w:cs="Arial"/>
          <w:sz w:val="32"/>
          <w:szCs w:val="32"/>
        </w:rPr>
      </w:pPr>
      <w:proofErr w:type="spellStart"/>
      <w:r w:rsidRPr="00395A15">
        <w:rPr>
          <w:rFonts w:ascii="Arial" w:hAnsi="Arial" w:cs="Arial"/>
          <w:b/>
          <w:bCs/>
          <w:sz w:val="32"/>
          <w:szCs w:val="32"/>
        </w:rPr>
        <w:t>Width</w:t>
      </w:r>
      <w:proofErr w:type="spellEnd"/>
      <w:r w:rsidRPr="00395A15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controla a largura de uma caixa de texto (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>: 600px;) assim fica o comando.</w:t>
      </w:r>
    </w:p>
    <w:p w14:paraId="2EB9A5C8" w14:textId="3DC8D5D2" w:rsidR="00395A15" w:rsidRDefault="00395A15" w:rsidP="003B63EC">
      <w:pPr>
        <w:rPr>
          <w:rFonts w:ascii="Arial" w:hAnsi="Arial" w:cs="Arial"/>
          <w:sz w:val="32"/>
          <w:szCs w:val="32"/>
        </w:rPr>
      </w:pPr>
      <w:proofErr w:type="spellStart"/>
      <w:r w:rsidRPr="00395A15">
        <w:rPr>
          <w:rFonts w:ascii="Arial" w:hAnsi="Arial" w:cs="Arial"/>
          <w:b/>
          <w:bCs/>
          <w:sz w:val="32"/>
          <w:szCs w:val="32"/>
        </w:rPr>
        <w:t>Padding</w:t>
      </w:r>
      <w:proofErr w:type="spellEnd"/>
      <w:r w:rsidRPr="00395A15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é o espaço interno de uma caixa de texto de todos os lados (</w:t>
      </w:r>
      <w:proofErr w:type="spellStart"/>
      <w:r>
        <w:rPr>
          <w:rFonts w:ascii="Arial" w:hAnsi="Arial" w:cs="Arial"/>
          <w:sz w:val="32"/>
          <w:szCs w:val="32"/>
        </w:rPr>
        <w:t>padding</w:t>
      </w:r>
      <w:proofErr w:type="spellEnd"/>
      <w:r>
        <w:rPr>
          <w:rFonts w:ascii="Arial" w:hAnsi="Arial" w:cs="Arial"/>
          <w:sz w:val="32"/>
          <w:szCs w:val="32"/>
        </w:rPr>
        <w:t>: 10px;) assim fica o comando.</w:t>
      </w:r>
    </w:p>
    <w:p w14:paraId="3FCDCCAD" w14:textId="5EB63AAA" w:rsidR="00492157" w:rsidRDefault="00395A15" w:rsidP="003B63EC">
      <w:pPr>
        <w:rPr>
          <w:rFonts w:ascii="Arial" w:hAnsi="Arial" w:cs="Arial"/>
          <w:sz w:val="32"/>
          <w:szCs w:val="32"/>
        </w:rPr>
      </w:pPr>
      <w:proofErr w:type="spellStart"/>
      <w:r w:rsidRPr="00395A15">
        <w:rPr>
          <w:rFonts w:ascii="Arial" w:hAnsi="Arial" w:cs="Arial"/>
          <w:b/>
          <w:bCs/>
          <w:sz w:val="32"/>
          <w:szCs w:val="32"/>
        </w:rPr>
        <w:t>Margin</w:t>
      </w:r>
      <w:proofErr w:type="spellEnd"/>
      <w:r w:rsidRPr="00395A15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o espaçamento externo de uma caixa de texto de todos os lados contrário do </w:t>
      </w:r>
      <w:proofErr w:type="spellStart"/>
      <w:r>
        <w:rPr>
          <w:rFonts w:ascii="Arial" w:hAnsi="Arial" w:cs="Arial"/>
          <w:sz w:val="32"/>
          <w:szCs w:val="32"/>
        </w:rPr>
        <w:t>padding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margin</w:t>
      </w:r>
      <w:proofErr w:type="spellEnd"/>
      <w:r>
        <w:rPr>
          <w:rFonts w:ascii="Arial" w:hAnsi="Arial" w:cs="Arial"/>
          <w:sz w:val="32"/>
          <w:szCs w:val="32"/>
        </w:rPr>
        <w:t>: auto;) assim fica o comando.</w:t>
      </w:r>
    </w:p>
    <w:p w14:paraId="7BE60FE9" w14:textId="67B4B1A0" w:rsidR="00492157" w:rsidRDefault="00492157" w:rsidP="00492157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Fontes</w:t>
      </w:r>
    </w:p>
    <w:p w14:paraId="5430B5B7" w14:textId="5246C63E" w:rsidR="00492157" w:rsidRDefault="00492157" w:rsidP="0049215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Tipografia:</w:t>
      </w:r>
    </w:p>
    <w:p w14:paraId="4FA7A6AC" w14:textId="2C69E2CB" w:rsidR="00492157" w:rsidRDefault="003A1055" w:rsidP="0049215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 tipografia assim como as cores, passam sensações, então é muito importante escolhermos bem o tipo que vamos usar.</w:t>
      </w:r>
    </w:p>
    <w:p w14:paraId="605FD4E0" w14:textId="77777777" w:rsidR="00C53BDE" w:rsidRDefault="00C53BDE" w:rsidP="00492157">
      <w:pPr>
        <w:rPr>
          <w:rFonts w:ascii="Arial" w:hAnsi="Arial" w:cs="Arial"/>
          <w:sz w:val="32"/>
          <w:szCs w:val="32"/>
        </w:rPr>
      </w:pPr>
    </w:p>
    <w:p w14:paraId="78BA3E70" w14:textId="65D53552" w:rsidR="00C53BDE" w:rsidRDefault="00C53BDE" w:rsidP="0049215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Gutenbarg</w:t>
      </w:r>
      <w:proofErr w:type="spellEnd"/>
      <w:r>
        <w:rPr>
          <w:rFonts w:ascii="Arial" w:hAnsi="Arial" w:cs="Arial"/>
          <w:sz w:val="32"/>
          <w:szCs w:val="32"/>
        </w:rPr>
        <w:t xml:space="preserve"> considerado o pai da imprensa, pois o mesmo deixou uma máquina famosa, onde você sujava de tinta, e prensava contra o papel, escrevendo o que você queria escrever.</w:t>
      </w:r>
    </w:p>
    <w:p w14:paraId="3B8881A0" w14:textId="7A927544" w:rsidR="008A1DB9" w:rsidRDefault="008A1DB9" w:rsidP="0049215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Após isso veio a necessidade de melhorar a leitura das letras, onde surgiu a tipografia, vindo do grego</w:t>
      </w:r>
    </w:p>
    <w:p w14:paraId="0952031B" w14:textId="67CDAE33" w:rsidR="008A1DB9" w:rsidRDefault="008A1DB9" w:rsidP="0049215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Tipo = </w:t>
      </w:r>
      <w:proofErr w:type="spellStart"/>
      <w:r>
        <w:rPr>
          <w:rFonts w:ascii="Arial" w:hAnsi="Arial" w:cs="Arial"/>
          <w:sz w:val="32"/>
          <w:szCs w:val="32"/>
        </w:rPr>
        <w:t>týpos</w:t>
      </w:r>
      <w:proofErr w:type="spellEnd"/>
      <w:r>
        <w:rPr>
          <w:rFonts w:ascii="Arial" w:hAnsi="Arial" w:cs="Arial"/>
          <w:sz w:val="32"/>
          <w:szCs w:val="32"/>
        </w:rPr>
        <w:t xml:space="preserve"> (impressão)</w:t>
      </w:r>
    </w:p>
    <w:p w14:paraId="54B3AEDE" w14:textId="4949D2B9" w:rsidR="008A1DB9" w:rsidRDefault="008A1DB9" w:rsidP="0049215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Grafia = </w:t>
      </w:r>
      <w:proofErr w:type="spellStart"/>
      <w:r>
        <w:rPr>
          <w:rFonts w:ascii="Arial" w:hAnsi="Arial" w:cs="Arial"/>
          <w:sz w:val="32"/>
          <w:szCs w:val="32"/>
        </w:rPr>
        <w:t>graphía</w:t>
      </w:r>
      <w:proofErr w:type="spellEnd"/>
      <w:r>
        <w:rPr>
          <w:rFonts w:ascii="Arial" w:hAnsi="Arial" w:cs="Arial"/>
          <w:sz w:val="32"/>
          <w:szCs w:val="32"/>
        </w:rPr>
        <w:t xml:space="preserve"> (escrita)</w:t>
      </w:r>
    </w:p>
    <w:p w14:paraId="364216AE" w14:textId="4A3A44CE" w:rsidR="008A1DB9" w:rsidRDefault="008A1DB9" w:rsidP="0049215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Tipografia é o estudo de como vamos escrever algo (antes no papel) hoje em dia em tudo.</w:t>
      </w:r>
      <w:r w:rsidR="000E5064">
        <w:rPr>
          <w:rFonts w:ascii="Arial" w:hAnsi="Arial" w:cs="Arial"/>
          <w:sz w:val="32"/>
          <w:szCs w:val="32"/>
        </w:rPr>
        <w:t xml:space="preserve"> O tipo é como cada uma das letras vai ser desenhada.</w:t>
      </w:r>
    </w:p>
    <w:p w14:paraId="5BDFAB95" w14:textId="77777777" w:rsidR="008A1DB9" w:rsidRDefault="008A1DB9" w:rsidP="00492157">
      <w:pPr>
        <w:rPr>
          <w:rFonts w:ascii="Arial" w:hAnsi="Arial" w:cs="Arial"/>
          <w:sz w:val="32"/>
          <w:szCs w:val="32"/>
        </w:rPr>
      </w:pPr>
    </w:p>
    <w:p w14:paraId="0B3298DC" w14:textId="631887C1" w:rsidR="008A1DB9" w:rsidRDefault="008A1DB9" w:rsidP="0049215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muito importante entender a emoção que as letras podem nos passar, e saber escolher quando usaremos certa tipografia e o por que estamos utilizando!</w:t>
      </w:r>
    </w:p>
    <w:p w14:paraId="00D5C8CE" w14:textId="77777777" w:rsidR="000E5064" w:rsidRDefault="000E5064" w:rsidP="00492157">
      <w:pPr>
        <w:rPr>
          <w:rFonts w:ascii="Arial" w:hAnsi="Arial" w:cs="Arial"/>
          <w:sz w:val="32"/>
          <w:szCs w:val="32"/>
        </w:rPr>
      </w:pPr>
    </w:p>
    <w:p w14:paraId="27AA6EC3" w14:textId="4B8E3F08" w:rsidR="000E5064" w:rsidRDefault="000E5064" w:rsidP="0049215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Anatomia Do Tipo:</w:t>
      </w:r>
    </w:p>
    <w:p w14:paraId="5CA8CAC8" w14:textId="796E160B" w:rsidR="000E5064" w:rsidRDefault="000E5064" w:rsidP="0049215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Temos algumas questões que devem ser conhecidas, todo tipo de anatomia das letras, tem alguns requisitos a serem seguidos, abaixo estão eles (item métricos);</w:t>
      </w:r>
    </w:p>
    <w:p w14:paraId="74D9DFD0" w14:textId="09488E35" w:rsidR="000E5064" w:rsidRDefault="000E5064" w:rsidP="000E5064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Altura-x (o x vem como base a altura de todas as letras minúsculas)</w:t>
      </w:r>
    </w:p>
    <w:p w14:paraId="4CFF1E6D" w14:textId="19F8BE93" w:rsidR="000E5064" w:rsidRDefault="000E5064" w:rsidP="000E5064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Altura das maiúsculas</w:t>
      </w:r>
    </w:p>
    <w:p w14:paraId="68A50D4A" w14:textId="2B5E9FC9" w:rsidR="000E5064" w:rsidRDefault="000E5064" w:rsidP="000E5064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Ascendente (tudo aquilo que ultrapassa a altura-x)</w:t>
      </w:r>
    </w:p>
    <w:p w14:paraId="3823DA18" w14:textId="287055E6" w:rsidR="000E5064" w:rsidRDefault="000E5064" w:rsidP="000E5064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Descendente ( Tudo aquilo que cede </w:t>
      </w:r>
      <w:proofErr w:type="spellStart"/>
      <w:r>
        <w:rPr>
          <w:rFonts w:ascii="Arial" w:hAnsi="Arial" w:cs="Arial"/>
          <w:sz w:val="32"/>
          <w:szCs w:val="32"/>
        </w:rPr>
        <w:t>a</w:t>
      </w:r>
      <w:proofErr w:type="spellEnd"/>
      <w:r>
        <w:rPr>
          <w:rFonts w:ascii="Arial" w:hAnsi="Arial" w:cs="Arial"/>
          <w:sz w:val="32"/>
          <w:szCs w:val="32"/>
        </w:rPr>
        <w:t xml:space="preserve"> altura-x)</w:t>
      </w:r>
    </w:p>
    <w:p w14:paraId="19D62EEB" w14:textId="29048D4A" w:rsidR="000E5064" w:rsidRDefault="000E5064" w:rsidP="000E5064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Corpo (Altura total)</w:t>
      </w:r>
    </w:p>
    <w:p w14:paraId="41E4A9E0" w14:textId="25238328" w:rsidR="000E5064" w:rsidRDefault="000E5064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corpo é o que configuramos no CSS.</w:t>
      </w:r>
    </w:p>
    <w:p w14:paraId="02CC870C" w14:textId="77777777" w:rsidR="000E5064" w:rsidRDefault="000E5064" w:rsidP="000E5064">
      <w:pPr>
        <w:rPr>
          <w:rFonts w:ascii="Arial" w:hAnsi="Arial" w:cs="Arial"/>
          <w:sz w:val="32"/>
          <w:szCs w:val="32"/>
        </w:rPr>
      </w:pPr>
    </w:p>
    <w:p w14:paraId="58D075E0" w14:textId="0D5EA42A" w:rsidR="000E5064" w:rsidRPr="00C918B3" w:rsidRDefault="000E5064" w:rsidP="000E5064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Anatômicos geométricos;</w:t>
      </w:r>
    </w:p>
    <w:p w14:paraId="0424078C" w14:textId="093AD82A" w:rsidR="000E5064" w:rsidRDefault="000E5064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prolongamento das letras, chamado de serifa </w:t>
      </w:r>
      <w:r w:rsidR="002563A8">
        <w:rPr>
          <w:rFonts w:ascii="Arial" w:hAnsi="Arial" w:cs="Arial"/>
          <w:sz w:val="32"/>
          <w:szCs w:val="32"/>
        </w:rPr>
        <w:t>foi feito para facilitar o nosso cérebro a entender e completar uma palavra, sem a necessidade de ler a palavra por inteira.</w:t>
      </w:r>
    </w:p>
    <w:p w14:paraId="1C888F4C" w14:textId="77777777" w:rsidR="002563A8" w:rsidRDefault="002563A8" w:rsidP="000E5064">
      <w:pPr>
        <w:rPr>
          <w:rFonts w:ascii="Arial" w:hAnsi="Arial" w:cs="Arial"/>
          <w:sz w:val="32"/>
          <w:szCs w:val="32"/>
        </w:rPr>
      </w:pPr>
    </w:p>
    <w:p w14:paraId="72AC2124" w14:textId="6647CE34" w:rsidR="002563A8" w:rsidRDefault="002563A8" w:rsidP="000E5064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Haste:</w:t>
      </w:r>
      <w:r>
        <w:rPr>
          <w:rFonts w:ascii="Arial" w:hAnsi="Arial" w:cs="Arial"/>
          <w:sz w:val="32"/>
          <w:szCs w:val="32"/>
        </w:rPr>
        <w:t xml:space="preserve"> Parte geométrica que remete um retângulo </w:t>
      </w:r>
    </w:p>
    <w:p w14:paraId="07ECAD49" w14:textId="3C8F5BAA" w:rsidR="002563A8" w:rsidRDefault="002563A8" w:rsidP="000E5064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Filete:</w:t>
      </w:r>
      <w:r>
        <w:rPr>
          <w:rFonts w:ascii="Arial" w:hAnsi="Arial" w:cs="Arial"/>
          <w:sz w:val="32"/>
          <w:szCs w:val="32"/>
        </w:rPr>
        <w:t xml:space="preserve"> Une duas hastes, ou um ou mais hastes e arcos.</w:t>
      </w:r>
    </w:p>
    <w:p w14:paraId="6E702CA6" w14:textId="6A1567EB" w:rsidR="002563A8" w:rsidRDefault="002563A8" w:rsidP="000E5064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Arcos:</w:t>
      </w:r>
      <w:r>
        <w:rPr>
          <w:rFonts w:ascii="Arial" w:hAnsi="Arial" w:cs="Arial"/>
          <w:sz w:val="32"/>
          <w:szCs w:val="32"/>
        </w:rPr>
        <w:t xml:space="preserve"> o n tem um arco</w:t>
      </w:r>
    </w:p>
    <w:p w14:paraId="125C6D97" w14:textId="090CC1C7" w:rsidR="002563A8" w:rsidRDefault="002563A8" w:rsidP="000E5064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Esporão:</w:t>
      </w:r>
      <w:r>
        <w:rPr>
          <w:rFonts w:ascii="Arial" w:hAnsi="Arial" w:cs="Arial"/>
          <w:sz w:val="32"/>
          <w:szCs w:val="32"/>
        </w:rPr>
        <w:t xml:space="preserve"> a letra b tem um puxadinho </w:t>
      </w:r>
      <w:proofErr w:type="spellStart"/>
      <w:r>
        <w:rPr>
          <w:rFonts w:ascii="Arial" w:hAnsi="Arial" w:cs="Arial"/>
          <w:sz w:val="32"/>
          <w:szCs w:val="32"/>
        </w:rPr>
        <w:t>la</w:t>
      </w:r>
      <w:proofErr w:type="spellEnd"/>
      <w:r>
        <w:rPr>
          <w:rFonts w:ascii="Arial" w:hAnsi="Arial" w:cs="Arial"/>
          <w:sz w:val="32"/>
          <w:szCs w:val="32"/>
        </w:rPr>
        <w:t xml:space="preserve"> no final, para não parecer que está caindo, isso é chamado de esporão.</w:t>
      </w:r>
    </w:p>
    <w:p w14:paraId="4BEFBE59" w14:textId="09FC095E" w:rsidR="002563A8" w:rsidRDefault="002563A8" w:rsidP="000E5064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Vértice:</w:t>
      </w:r>
      <w:r>
        <w:rPr>
          <w:rFonts w:ascii="Arial" w:hAnsi="Arial" w:cs="Arial"/>
          <w:sz w:val="32"/>
          <w:szCs w:val="32"/>
        </w:rPr>
        <w:t xml:space="preserve"> Letra A tem um vértice no topo, o V tem uma vértice no final, isso é vértice.</w:t>
      </w:r>
    </w:p>
    <w:p w14:paraId="0CAB73E8" w14:textId="77777777" w:rsidR="002563A8" w:rsidRDefault="002563A8" w:rsidP="000E5064">
      <w:pPr>
        <w:rPr>
          <w:rFonts w:ascii="Arial" w:hAnsi="Arial" w:cs="Arial"/>
          <w:sz w:val="32"/>
          <w:szCs w:val="32"/>
        </w:rPr>
      </w:pPr>
    </w:p>
    <w:p w14:paraId="5ABEA856" w14:textId="3463B66D" w:rsidR="002563A8" w:rsidRPr="00C918B3" w:rsidRDefault="002563A8" w:rsidP="000E5064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Parte corporal</w:t>
      </w:r>
      <w:r w:rsidR="00C918B3">
        <w:rPr>
          <w:rFonts w:ascii="Arial" w:hAnsi="Arial" w:cs="Arial"/>
          <w:b/>
          <w:bCs/>
          <w:sz w:val="32"/>
          <w:szCs w:val="32"/>
        </w:rPr>
        <w:t>:</w:t>
      </w:r>
    </w:p>
    <w:p w14:paraId="372863BD" w14:textId="77777777" w:rsidR="002563A8" w:rsidRDefault="002563A8" w:rsidP="000E5064">
      <w:pPr>
        <w:rPr>
          <w:rFonts w:ascii="Arial" w:hAnsi="Arial" w:cs="Arial"/>
          <w:sz w:val="32"/>
          <w:szCs w:val="32"/>
        </w:rPr>
      </w:pPr>
    </w:p>
    <w:p w14:paraId="0F6FF972" w14:textId="12B9533A" w:rsidR="002563A8" w:rsidRDefault="002563A8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Braço: k o elemento que sai de uma haste e vai para cima, é chamado de braço</w:t>
      </w:r>
    </w:p>
    <w:p w14:paraId="142EAD03" w14:textId="33C16BA6" w:rsidR="002563A8" w:rsidRDefault="002563A8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Perna: quando sai de uma haste, ou do braço, só que em sentido para baixo, é chamado de perna.</w:t>
      </w:r>
    </w:p>
    <w:p w14:paraId="53FA20BA" w14:textId="1D804A2A" w:rsidR="002563A8" w:rsidRDefault="002563A8" w:rsidP="000E5064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lastRenderedPageBreak/>
        <w:t>Pé:</w:t>
      </w:r>
      <w:r>
        <w:rPr>
          <w:rFonts w:ascii="Arial" w:hAnsi="Arial" w:cs="Arial"/>
          <w:sz w:val="32"/>
          <w:szCs w:val="32"/>
        </w:rPr>
        <w:t xml:space="preserve"> a base da letra.</w:t>
      </w:r>
    </w:p>
    <w:p w14:paraId="04607912" w14:textId="7E6EF8F9" w:rsidR="0018362E" w:rsidRDefault="0018362E" w:rsidP="000E5064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Espinha:</w:t>
      </w:r>
      <w:r>
        <w:rPr>
          <w:rFonts w:ascii="Arial" w:hAnsi="Arial" w:cs="Arial"/>
          <w:sz w:val="32"/>
          <w:szCs w:val="32"/>
        </w:rPr>
        <w:t xml:space="preserve"> S a letra s tem duas espinhas.</w:t>
      </w:r>
    </w:p>
    <w:p w14:paraId="2F9700EE" w14:textId="2A958EE7" w:rsidR="0018362E" w:rsidRDefault="0018362E" w:rsidP="000E5064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Barriga:</w:t>
      </w:r>
      <w:r>
        <w:rPr>
          <w:rFonts w:ascii="Arial" w:hAnsi="Arial" w:cs="Arial"/>
          <w:sz w:val="32"/>
          <w:szCs w:val="32"/>
        </w:rPr>
        <w:t xml:space="preserve"> A letra b tem dois arcos, que formam algo que chamamos de barriga.</w:t>
      </w:r>
    </w:p>
    <w:p w14:paraId="51A54509" w14:textId="63AA406B" w:rsidR="0018362E" w:rsidRDefault="0018362E" w:rsidP="000E5064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Olho:</w:t>
      </w:r>
      <w:r>
        <w:rPr>
          <w:rFonts w:ascii="Arial" w:hAnsi="Arial" w:cs="Arial"/>
          <w:sz w:val="32"/>
          <w:szCs w:val="32"/>
        </w:rPr>
        <w:t xml:space="preserve"> A letra Q tem um olho, que é a parte interna porém aberta da letra.</w:t>
      </w:r>
    </w:p>
    <w:p w14:paraId="73EA0613" w14:textId="29A27DDF" w:rsidR="0018362E" w:rsidRDefault="0018362E" w:rsidP="000E5064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Cauda:</w:t>
      </w:r>
      <w:r>
        <w:rPr>
          <w:rFonts w:ascii="Arial" w:hAnsi="Arial" w:cs="Arial"/>
          <w:sz w:val="32"/>
          <w:szCs w:val="32"/>
        </w:rPr>
        <w:t xml:space="preserve"> Q tem uma cauda que é o palitinho de baixo.</w:t>
      </w:r>
    </w:p>
    <w:p w14:paraId="7D7231E6" w14:textId="77777777" w:rsidR="00AA3005" w:rsidRDefault="00AA3005" w:rsidP="000E5064">
      <w:pPr>
        <w:rPr>
          <w:rFonts w:ascii="Arial" w:hAnsi="Arial" w:cs="Arial"/>
          <w:sz w:val="32"/>
          <w:szCs w:val="32"/>
        </w:rPr>
      </w:pPr>
    </w:p>
    <w:p w14:paraId="6282FCAC" w14:textId="3C04F2A2" w:rsidR="00AA3005" w:rsidRPr="00C918B3" w:rsidRDefault="00AA3005" w:rsidP="000E5064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Categorias das fontes:</w:t>
      </w:r>
    </w:p>
    <w:p w14:paraId="50A4E650" w14:textId="032DBA29" w:rsidR="00AA3005" w:rsidRDefault="00AA3005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Serifadas;</w:t>
      </w:r>
    </w:p>
    <w:p w14:paraId="15B30258" w14:textId="7C6602C3" w:rsidR="00AA3005" w:rsidRDefault="00AA3005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Sans-serif</w:t>
      </w:r>
      <w:proofErr w:type="spellEnd"/>
      <w:r>
        <w:rPr>
          <w:rFonts w:ascii="Arial" w:hAnsi="Arial" w:cs="Arial"/>
          <w:sz w:val="32"/>
          <w:szCs w:val="32"/>
        </w:rPr>
        <w:t>;</w:t>
      </w:r>
    </w:p>
    <w:p w14:paraId="36FCA3B6" w14:textId="006F51D6" w:rsidR="00AA3005" w:rsidRDefault="00AA3005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Mono espeçadas;</w:t>
      </w:r>
    </w:p>
    <w:p w14:paraId="12353DC4" w14:textId="6F774F0C" w:rsidR="00AA3005" w:rsidRDefault="00AA3005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Handwriting</w:t>
      </w:r>
      <w:proofErr w:type="spellEnd"/>
      <w:r>
        <w:rPr>
          <w:rFonts w:ascii="Arial" w:hAnsi="Arial" w:cs="Arial"/>
          <w:sz w:val="32"/>
          <w:szCs w:val="32"/>
        </w:rPr>
        <w:t xml:space="preserve"> (tenta imitar uma letra escrita </w:t>
      </w:r>
      <w:proofErr w:type="spellStart"/>
      <w:r>
        <w:rPr>
          <w:rFonts w:ascii="Arial" w:hAnsi="Arial" w:cs="Arial"/>
          <w:sz w:val="32"/>
          <w:szCs w:val="32"/>
        </w:rPr>
        <w:t>a</w:t>
      </w:r>
      <w:proofErr w:type="spellEnd"/>
      <w:r>
        <w:rPr>
          <w:rFonts w:ascii="Arial" w:hAnsi="Arial" w:cs="Arial"/>
          <w:sz w:val="32"/>
          <w:szCs w:val="32"/>
        </w:rPr>
        <w:t xml:space="preserve"> mão);</w:t>
      </w:r>
    </w:p>
    <w:p w14:paraId="2B211C33" w14:textId="6E8F1B37" w:rsidR="00AA3005" w:rsidRDefault="00AA3005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Display</w:t>
      </w:r>
    </w:p>
    <w:p w14:paraId="31818A4F" w14:textId="56601C74" w:rsidR="00AA3005" w:rsidRDefault="00AA3005" w:rsidP="000E5064">
      <w:pPr>
        <w:rPr>
          <w:rFonts w:ascii="Arial" w:hAnsi="Arial" w:cs="Arial"/>
          <w:sz w:val="32"/>
          <w:szCs w:val="32"/>
        </w:rPr>
      </w:pPr>
      <w:r w:rsidRPr="00AA300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0306788" wp14:editId="0BBCFAF1">
            <wp:extent cx="5400040" cy="3027045"/>
            <wp:effectExtent l="0" t="0" r="0" b="1905"/>
            <wp:docPr id="243634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4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1C74" w14:textId="6AEBE58B" w:rsidR="00AA3005" w:rsidRDefault="008C4BF9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Podemos utilizar fontes serifadas para títulos e subtítulos, e não serifadas para textos.</w:t>
      </w:r>
    </w:p>
    <w:p w14:paraId="6F43379A" w14:textId="645F2D20" w:rsidR="008C4BF9" w:rsidRPr="00C918B3" w:rsidRDefault="008C4BF9" w:rsidP="000E5064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lastRenderedPageBreak/>
        <w:t>Tamanhos de fontes:</w:t>
      </w:r>
    </w:p>
    <w:p w14:paraId="360CE07D" w14:textId="3CFFF19A" w:rsidR="008C4BF9" w:rsidRDefault="008C4BF9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Vamos seguir as recomendações do W3C, </w:t>
      </w:r>
    </w:p>
    <w:p w14:paraId="2E445F82" w14:textId="0DF4ADDE" w:rsidR="00FD10FB" w:rsidRDefault="00FD10F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Existem diversas formas de colocarmos medidas nas letras;</w:t>
      </w:r>
    </w:p>
    <w:p w14:paraId="7BB3EFE9" w14:textId="1D811138" w:rsidR="00FD10FB" w:rsidRDefault="00FD10F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Medidas absolutas:</w:t>
      </w:r>
    </w:p>
    <w:p w14:paraId="39DA7328" w14:textId="00C5A15E" w:rsidR="00FD10FB" w:rsidRDefault="00FD10F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cm; </w:t>
      </w:r>
      <w:proofErr w:type="spellStart"/>
      <w:r>
        <w:rPr>
          <w:rFonts w:ascii="Arial" w:hAnsi="Arial" w:cs="Arial"/>
          <w:sz w:val="32"/>
          <w:szCs w:val="32"/>
        </w:rPr>
        <w:t>centimentros</w:t>
      </w:r>
      <w:proofErr w:type="spellEnd"/>
    </w:p>
    <w:p w14:paraId="0D2ED74A" w14:textId="748C3686" w:rsidR="00FD10FB" w:rsidRDefault="00FD10F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mm; milímetros</w:t>
      </w:r>
    </w:p>
    <w:p w14:paraId="4438CA12" w14:textId="567BBC22" w:rsidR="00FD10FB" w:rsidRDefault="00FD10F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in; polegadas</w:t>
      </w:r>
    </w:p>
    <w:p w14:paraId="23A7DF3C" w14:textId="0B24022A" w:rsidR="00FD10FB" w:rsidRDefault="00FD10FB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>; pixel</w:t>
      </w:r>
    </w:p>
    <w:p w14:paraId="16ED05AD" w14:textId="26330DED" w:rsidR="00FD10FB" w:rsidRDefault="00FD10FB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pt</w:t>
      </w:r>
      <w:proofErr w:type="spellEnd"/>
      <w:r>
        <w:rPr>
          <w:rFonts w:ascii="Arial" w:hAnsi="Arial" w:cs="Arial"/>
          <w:sz w:val="32"/>
          <w:szCs w:val="32"/>
        </w:rPr>
        <w:t>; ponto</w:t>
      </w:r>
    </w:p>
    <w:p w14:paraId="075F137B" w14:textId="1779903C" w:rsidR="00FD10FB" w:rsidRDefault="00FD10FB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pc</w:t>
      </w:r>
      <w:proofErr w:type="spellEnd"/>
      <w:r>
        <w:rPr>
          <w:rFonts w:ascii="Arial" w:hAnsi="Arial" w:cs="Arial"/>
          <w:sz w:val="32"/>
          <w:szCs w:val="32"/>
        </w:rPr>
        <w:t>; paica</w:t>
      </w:r>
    </w:p>
    <w:p w14:paraId="476E12B2" w14:textId="23E7B12D" w:rsidR="00FD10FB" w:rsidRDefault="00FD10F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Porém elas acabam tendo apresentações diferentes, pelo tamanho diferentes de telas, e tecnologias diferentes também, quando trabalhamos com (cm e </w:t>
      </w: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24B2D2A2" w14:textId="77777777" w:rsidR="00FD10FB" w:rsidRDefault="00FD10FB" w:rsidP="000E5064">
      <w:pPr>
        <w:rPr>
          <w:rFonts w:ascii="Arial" w:hAnsi="Arial" w:cs="Arial"/>
          <w:sz w:val="32"/>
          <w:szCs w:val="32"/>
        </w:rPr>
      </w:pPr>
    </w:p>
    <w:p w14:paraId="3A2D36B0" w14:textId="0A84D382" w:rsidR="00FD10FB" w:rsidRPr="00C918B3" w:rsidRDefault="00FD10FB" w:rsidP="000E5064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Medidas relativas:</w:t>
      </w:r>
    </w:p>
    <w:p w14:paraId="7A0945AE" w14:textId="63F3FE3B" w:rsidR="00FD10FB" w:rsidRDefault="00FD10F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em; Medida relativa ao tamanho atual da fonte</w:t>
      </w:r>
    </w:p>
    <w:p w14:paraId="4A2600CA" w14:textId="225E7A54" w:rsidR="00FD10FB" w:rsidRDefault="00FD10FB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ex</w:t>
      </w:r>
      <w:proofErr w:type="spellEnd"/>
      <w:r>
        <w:rPr>
          <w:rFonts w:ascii="Arial" w:hAnsi="Arial" w:cs="Arial"/>
          <w:sz w:val="32"/>
          <w:szCs w:val="32"/>
        </w:rPr>
        <w:t xml:space="preserve">; Medida relativa </w:t>
      </w:r>
      <w:proofErr w:type="spellStart"/>
      <w:r>
        <w:rPr>
          <w:rFonts w:ascii="Arial" w:hAnsi="Arial" w:cs="Arial"/>
          <w:sz w:val="32"/>
          <w:szCs w:val="32"/>
        </w:rPr>
        <w:t>a</w:t>
      </w:r>
      <w:proofErr w:type="spellEnd"/>
      <w:r>
        <w:rPr>
          <w:rFonts w:ascii="Arial" w:hAnsi="Arial" w:cs="Arial"/>
          <w:sz w:val="32"/>
          <w:szCs w:val="32"/>
        </w:rPr>
        <w:t xml:space="preserve"> altura x de uma fonte</w:t>
      </w:r>
    </w:p>
    <w:p w14:paraId="7B187BA9" w14:textId="3DF1AB6A" w:rsidR="00FD10FB" w:rsidRDefault="00FD10F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rem; Relativo a fonte que está configurada no body</w:t>
      </w:r>
    </w:p>
    <w:p w14:paraId="59516F72" w14:textId="6E480453" w:rsidR="00FD10FB" w:rsidRDefault="00FD10FB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vw</w:t>
      </w:r>
      <w:proofErr w:type="spellEnd"/>
      <w:r>
        <w:rPr>
          <w:rFonts w:ascii="Arial" w:hAnsi="Arial" w:cs="Arial"/>
          <w:sz w:val="32"/>
          <w:szCs w:val="32"/>
        </w:rPr>
        <w:t xml:space="preserve">; Largura da </w:t>
      </w:r>
      <w:proofErr w:type="spellStart"/>
      <w:r>
        <w:rPr>
          <w:rFonts w:ascii="Arial" w:hAnsi="Arial" w:cs="Arial"/>
          <w:sz w:val="32"/>
          <w:szCs w:val="32"/>
        </w:rPr>
        <w:t>view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port</w:t>
      </w:r>
      <w:proofErr w:type="spellEnd"/>
      <w:r>
        <w:rPr>
          <w:rFonts w:ascii="Arial" w:hAnsi="Arial" w:cs="Arial"/>
          <w:sz w:val="32"/>
          <w:szCs w:val="32"/>
        </w:rPr>
        <w:t>, porcentagem da largura da tela</w:t>
      </w:r>
    </w:p>
    <w:p w14:paraId="75FEB9AB" w14:textId="2746FAF4" w:rsidR="00FD10FB" w:rsidRDefault="00FD10FB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vh</w:t>
      </w:r>
      <w:proofErr w:type="spellEnd"/>
      <w:r>
        <w:rPr>
          <w:rFonts w:ascii="Arial" w:hAnsi="Arial" w:cs="Arial"/>
          <w:sz w:val="32"/>
          <w:szCs w:val="32"/>
        </w:rPr>
        <w:t xml:space="preserve">; Altura da </w:t>
      </w:r>
      <w:proofErr w:type="spellStart"/>
      <w:r>
        <w:rPr>
          <w:rFonts w:ascii="Arial" w:hAnsi="Arial" w:cs="Arial"/>
          <w:sz w:val="32"/>
          <w:szCs w:val="32"/>
        </w:rPr>
        <w:t>view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port</w:t>
      </w:r>
      <w:proofErr w:type="spellEnd"/>
      <w:r>
        <w:rPr>
          <w:rFonts w:ascii="Arial" w:hAnsi="Arial" w:cs="Arial"/>
          <w:sz w:val="32"/>
          <w:szCs w:val="32"/>
        </w:rPr>
        <w:t>, porcentagem da altura da tela</w:t>
      </w:r>
    </w:p>
    <w:p w14:paraId="10B43F0E" w14:textId="03425F15" w:rsidR="00FD10FB" w:rsidRDefault="00FD10F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Geralmente trabalharemos com (em) que é o recomendado pela w3c, recomenda utilizar (</w:t>
      </w: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 xml:space="preserve"> e em)</w:t>
      </w:r>
    </w:p>
    <w:p w14:paraId="716F74E5" w14:textId="675243A8" w:rsidR="008B6BF1" w:rsidRDefault="008B6BF1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16 </w:t>
      </w: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 xml:space="preserve"> = 1em (Tamanho padrão)</w:t>
      </w:r>
    </w:p>
    <w:p w14:paraId="75E45AB0" w14:textId="77777777" w:rsidR="008B6BF1" w:rsidRDefault="008B6BF1" w:rsidP="000E5064">
      <w:pPr>
        <w:rPr>
          <w:rFonts w:ascii="Arial" w:hAnsi="Arial" w:cs="Arial"/>
          <w:sz w:val="32"/>
          <w:szCs w:val="32"/>
        </w:rPr>
      </w:pPr>
    </w:p>
    <w:p w14:paraId="1C8AEA58" w14:textId="167FBDA2" w:rsidR="008B6BF1" w:rsidRPr="00C918B3" w:rsidRDefault="008B6BF1" w:rsidP="000E5064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lastRenderedPageBreak/>
        <w:t>Peso da fonte:</w:t>
      </w:r>
    </w:p>
    <w:p w14:paraId="749D4F77" w14:textId="6DD0B4A3" w:rsidR="008B6BF1" w:rsidRDefault="008B6BF1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Não pode ser utilizada com </w:t>
      </w:r>
      <w:proofErr w:type="spellStart"/>
      <w:r>
        <w:rPr>
          <w:rFonts w:ascii="Arial" w:hAnsi="Arial" w:cs="Arial"/>
          <w:sz w:val="32"/>
          <w:szCs w:val="32"/>
        </w:rPr>
        <w:t>font-family</w:t>
      </w:r>
      <w:proofErr w:type="spellEnd"/>
      <w:r>
        <w:rPr>
          <w:rFonts w:ascii="Arial" w:hAnsi="Arial" w:cs="Arial"/>
          <w:sz w:val="32"/>
          <w:szCs w:val="32"/>
        </w:rPr>
        <w:t xml:space="preserve"> básicos, temos que importar uma outra fonte, ela atende pelo comando (</w:t>
      </w:r>
      <w:proofErr w:type="spellStart"/>
      <w:r>
        <w:rPr>
          <w:rFonts w:ascii="Arial" w:hAnsi="Arial" w:cs="Arial"/>
          <w:sz w:val="32"/>
          <w:szCs w:val="32"/>
        </w:rPr>
        <w:t>font-weight</w:t>
      </w:r>
      <w:proofErr w:type="spellEnd"/>
      <w:r>
        <w:rPr>
          <w:rFonts w:ascii="Arial" w:hAnsi="Arial" w:cs="Arial"/>
          <w:sz w:val="32"/>
          <w:szCs w:val="32"/>
        </w:rPr>
        <w:t>),</w:t>
      </w:r>
      <w:r w:rsidR="008D16FF">
        <w:rPr>
          <w:rFonts w:ascii="Arial" w:hAnsi="Arial" w:cs="Arial"/>
          <w:sz w:val="32"/>
          <w:szCs w:val="32"/>
        </w:rPr>
        <w:t xml:space="preserve"> existem alguns pesos literais;</w:t>
      </w:r>
    </w:p>
    <w:p w14:paraId="0BADAAAD" w14:textId="77777777" w:rsidR="008D16FF" w:rsidRDefault="008D16F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Lighter</w:t>
      </w:r>
      <w:proofErr w:type="spellEnd"/>
      <w:r>
        <w:rPr>
          <w:rFonts w:ascii="Arial" w:hAnsi="Arial" w:cs="Arial"/>
          <w:sz w:val="32"/>
          <w:szCs w:val="32"/>
        </w:rPr>
        <w:t>;</w:t>
      </w:r>
    </w:p>
    <w:p w14:paraId="73F16F37" w14:textId="77777777" w:rsidR="008D16FF" w:rsidRDefault="008D16FF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Normal;</w:t>
      </w:r>
    </w:p>
    <w:p w14:paraId="3C9B36CC" w14:textId="76DFD77D" w:rsidR="008D16FF" w:rsidRDefault="008D16FF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Bold;</w:t>
      </w:r>
    </w:p>
    <w:p w14:paraId="2A55A8E4" w14:textId="77777777" w:rsidR="008D16FF" w:rsidRDefault="008D16F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Bolder</w:t>
      </w:r>
      <w:proofErr w:type="spellEnd"/>
      <w:r>
        <w:rPr>
          <w:rFonts w:ascii="Arial" w:hAnsi="Arial" w:cs="Arial"/>
          <w:sz w:val="32"/>
          <w:szCs w:val="32"/>
        </w:rPr>
        <w:t>;</w:t>
      </w:r>
    </w:p>
    <w:p w14:paraId="22E58B44" w14:textId="77777777" w:rsidR="008D16FF" w:rsidRDefault="008D16FF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Ou podemos utilizar com numeração</w:t>
      </w:r>
    </w:p>
    <w:p w14:paraId="5F916E81" w14:textId="77777777" w:rsidR="008D16FF" w:rsidRDefault="008D16FF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Variando de 100 até 900.</w:t>
      </w:r>
    </w:p>
    <w:p w14:paraId="0AD070F8" w14:textId="77777777" w:rsidR="009F4062" w:rsidRDefault="008D16FF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</w:p>
    <w:p w14:paraId="49EBD8B0" w14:textId="77777777" w:rsidR="009F4062" w:rsidRDefault="009F4062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utilizar </w:t>
      </w:r>
      <w:proofErr w:type="spellStart"/>
      <w:r w:rsidRPr="00C918B3">
        <w:rPr>
          <w:rFonts w:ascii="Arial" w:hAnsi="Arial" w:cs="Arial"/>
          <w:b/>
          <w:bCs/>
          <w:sz w:val="32"/>
          <w:szCs w:val="32"/>
        </w:rPr>
        <w:t>ShortHand</w:t>
      </w:r>
      <w:proofErr w:type="spellEnd"/>
      <w:r>
        <w:rPr>
          <w:rFonts w:ascii="Arial" w:hAnsi="Arial" w:cs="Arial"/>
          <w:sz w:val="32"/>
          <w:szCs w:val="32"/>
        </w:rPr>
        <w:t xml:space="preserve"> para facilitar na criação das fontes, ele funciona da seguinte forma</w:t>
      </w:r>
    </w:p>
    <w:p w14:paraId="34D6EA83" w14:textId="77777777" w:rsidR="009F4062" w:rsidRDefault="009F4062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Utilizamos o comando (</w:t>
      </w:r>
      <w:proofErr w:type="spellStart"/>
      <w:r>
        <w:rPr>
          <w:rFonts w:ascii="Arial" w:hAnsi="Arial" w:cs="Arial"/>
          <w:sz w:val="32"/>
          <w:szCs w:val="32"/>
        </w:rPr>
        <w:t>font</w:t>
      </w:r>
      <w:proofErr w:type="spellEnd"/>
      <w:r>
        <w:rPr>
          <w:rFonts w:ascii="Arial" w:hAnsi="Arial" w:cs="Arial"/>
          <w:sz w:val="32"/>
          <w:szCs w:val="32"/>
        </w:rPr>
        <w:t xml:space="preserve">:) e em </w:t>
      </w:r>
      <w:proofErr w:type="spellStart"/>
      <w:r>
        <w:rPr>
          <w:rFonts w:ascii="Arial" w:hAnsi="Arial" w:cs="Arial"/>
          <w:sz w:val="32"/>
          <w:szCs w:val="32"/>
        </w:rPr>
        <w:t>sequencia</w:t>
      </w:r>
      <w:proofErr w:type="spellEnd"/>
      <w:r>
        <w:rPr>
          <w:rFonts w:ascii="Arial" w:hAnsi="Arial" w:cs="Arial"/>
          <w:sz w:val="32"/>
          <w:szCs w:val="32"/>
        </w:rPr>
        <w:t xml:space="preserve"> desse comando ficam os seguintes tipos de fontes com exemplos;</w:t>
      </w:r>
    </w:p>
    <w:p w14:paraId="2677FC05" w14:textId="62191D83" w:rsidR="009F4062" w:rsidRDefault="009F4062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Font-style</w:t>
      </w:r>
      <w:proofErr w:type="spellEnd"/>
      <w:r>
        <w:rPr>
          <w:rFonts w:ascii="Arial" w:hAnsi="Arial" w:cs="Arial"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sz w:val="32"/>
          <w:szCs w:val="32"/>
        </w:rPr>
        <w:t>italic</w:t>
      </w:r>
      <w:proofErr w:type="spellEnd"/>
    </w:p>
    <w:p w14:paraId="1DA7FE96" w14:textId="26DBC522" w:rsidR="008D16FF" w:rsidRDefault="009F4062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Font-weight</w:t>
      </w:r>
      <w:proofErr w:type="spellEnd"/>
      <w:r>
        <w:rPr>
          <w:rFonts w:ascii="Arial" w:hAnsi="Arial" w:cs="Arial"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sz w:val="32"/>
          <w:szCs w:val="32"/>
        </w:rPr>
        <w:t>bolder</w:t>
      </w:r>
      <w:proofErr w:type="spellEnd"/>
    </w:p>
    <w:p w14:paraId="539E78DC" w14:textId="0742F26F" w:rsidR="009F4062" w:rsidRDefault="009F4062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Font-size</w:t>
      </w:r>
      <w:proofErr w:type="spellEnd"/>
      <w:r>
        <w:rPr>
          <w:rFonts w:ascii="Arial" w:hAnsi="Arial" w:cs="Arial"/>
          <w:sz w:val="32"/>
          <w:szCs w:val="32"/>
        </w:rPr>
        <w:t>; 3em</w:t>
      </w:r>
    </w:p>
    <w:p w14:paraId="7E9CE247" w14:textId="687E1233" w:rsidR="009F4062" w:rsidRDefault="009F4062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Font-family</w:t>
      </w:r>
      <w:proofErr w:type="spellEnd"/>
      <w:r>
        <w:rPr>
          <w:rFonts w:ascii="Arial" w:hAnsi="Arial" w:cs="Arial"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sz w:val="32"/>
          <w:szCs w:val="32"/>
        </w:rPr>
        <w:t>work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sans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sans-serif</w:t>
      </w:r>
      <w:proofErr w:type="spellEnd"/>
    </w:p>
    <w:p w14:paraId="0A4FDB43" w14:textId="5BD12311" w:rsidR="009F4062" w:rsidRDefault="009F4062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 assim conseguimos colocar todos em apenas uma linha, ficando da seguinte forma:</w:t>
      </w:r>
    </w:p>
    <w:p w14:paraId="543C6F78" w14:textId="0E46AE88" w:rsidR="009F4062" w:rsidRDefault="009F4062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font</w:t>
      </w:r>
      <w:proofErr w:type="spellEnd"/>
      <w:r>
        <w:rPr>
          <w:rFonts w:ascii="Arial" w:hAnsi="Arial" w:cs="Arial"/>
          <w:sz w:val="32"/>
          <w:szCs w:val="32"/>
        </w:rPr>
        <w:t xml:space="preserve">: </w:t>
      </w:r>
      <w:proofErr w:type="spellStart"/>
      <w:r>
        <w:rPr>
          <w:rFonts w:ascii="Arial" w:hAnsi="Arial" w:cs="Arial"/>
          <w:sz w:val="32"/>
          <w:szCs w:val="32"/>
        </w:rPr>
        <w:t>italic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bolder</w:t>
      </w:r>
      <w:proofErr w:type="spellEnd"/>
      <w:r>
        <w:rPr>
          <w:rFonts w:ascii="Arial" w:hAnsi="Arial" w:cs="Arial"/>
          <w:sz w:val="32"/>
          <w:szCs w:val="32"/>
        </w:rPr>
        <w:t xml:space="preserve"> 3em ‘</w:t>
      </w:r>
      <w:proofErr w:type="spellStart"/>
      <w:r>
        <w:rPr>
          <w:rFonts w:ascii="Arial" w:hAnsi="Arial" w:cs="Arial"/>
          <w:sz w:val="32"/>
          <w:szCs w:val="32"/>
        </w:rPr>
        <w:t>Work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Sans</w:t>
      </w:r>
      <w:proofErr w:type="spellEnd"/>
      <w:r>
        <w:rPr>
          <w:rFonts w:ascii="Arial" w:hAnsi="Arial" w:cs="Arial"/>
          <w:sz w:val="32"/>
          <w:szCs w:val="32"/>
        </w:rPr>
        <w:t xml:space="preserve">’, </w:t>
      </w:r>
      <w:proofErr w:type="spellStart"/>
      <w:r>
        <w:rPr>
          <w:rFonts w:ascii="Arial" w:hAnsi="Arial" w:cs="Arial"/>
          <w:sz w:val="32"/>
          <w:szCs w:val="32"/>
        </w:rPr>
        <w:t>sans-serif</w:t>
      </w:r>
      <w:proofErr w:type="spellEnd"/>
    </w:p>
    <w:p w14:paraId="17C5F341" w14:textId="77777777" w:rsidR="009F4062" w:rsidRDefault="009F4062" w:rsidP="000E5064">
      <w:pPr>
        <w:rPr>
          <w:rFonts w:ascii="Arial" w:hAnsi="Arial" w:cs="Arial"/>
          <w:sz w:val="32"/>
          <w:szCs w:val="32"/>
        </w:rPr>
      </w:pPr>
    </w:p>
    <w:p w14:paraId="207E10C8" w14:textId="77777777" w:rsidR="00344146" w:rsidRDefault="00344146" w:rsidP="000E5064">
      <w:pPr>
        <w:rPr>
          <w:rFonts w:ascii="Arial" w:hAnsi="Arial" w:cs="Arial"/>
          <w:sz w:val="32"/>
          <w:szCs w:val="32"/>
        </w:rPr>
      </w:pPr>
    </w:p>
    <w:p w14:paraId="550D08B4" w14:textId="77777777" w:rsidR="00344146" w:rsidRDefault="00344146" w:rsidP="000E5064">
      <w:pPr>
        <w:rPr>
          <w:rFonts w:ascii="Arial" w:hAnsi="Arial" w:cs="Arial"/>
          <w:sz w:val="32"/>
          <w:szCs w:val="32"/>
        </w:rPr>
      </w:pPr>
    </w:p>
    <w:p w14:paraId="1EEFB9C9" w14:textId="1F5683DA" w:rsidR="007A3C4C" w:rsidRPr="00C918B3" w:rsidRDefault="007A3C4C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C918B3">
        <w:rPr>
          <w:rFonts w:ascii="Arial" w:hAnsi="Arial" w:cs="Arial"/>
          <w:b/>
          <w:bCs/>
          <w:sz w:val="32"/>
          <w:szCs w:val="32"/>
        </w:rPr>
        <w:lastRenderedPageBreak/>
        <w:t>Familia</w:t>
      </w:r>
      <w:proofErr w:type="spellEnd"/>
      <w:r w:rsidRPr="00C918B3">
        <w:rPr>
          <w:rFonts w:ascii="Arial" w:hAnsi="Arial" w:cs="Arial"/>
          <w:b/>
          <w:bCs/>
          <w:sz w:val="32"/>
          <w:szCs w:val="32"/>
        </w:rPr>
        <w:t xml:space="preserve"> de fontes externas:</w:t>
      </w:r>
    </w:p>
    <w:p w14:paraId="580D8A63" w14:textId="05C89F0A" w:rsidR="00344146" w:rsidRDefault="00344146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Para importar temos o site fonts.google.com, neste site podemos buscar por fontes que sejam de nosso interesse,</w:t>
      </w:r>
      <w:r w:rsidR="00DB1781">
        <w:rPr>
          <w:rFonts w:ascii="Arial" w:hAnsi="Arial" w:cs="Arial"/>
          <w:sz w:val="32"/>
          <w:szCs w:val="32"/>
        </w:rPr>
        <w:t xml:space="preserve"> entraremos no </w:t>
      </w:r>
      <w:proofErr w:type="spellStart"/>
      <w:r w:rsidR="00DB1781">
        <w:rPr>
          <w:rFonts w:ascii="Arial" w:hAnsi="Arial" w:cs="Arial"/>
          <w:sz w:val="32"/>
          <w:szCs w:val="32"/>
        </w:rPr>
        <w:t>import</w:t>
      </w:r>
      <w:proofErr w:type="spellEnd"/>
      <w:r w:rsidR="00DB1781">
        <w:rPr>
          <w:rFonts w:ascii="Arial" w:hAnsi="Arial" w:cs="Arial"/>
          <w:sz w:val="32"/>
          <w:szCs w:val="32"/>
        </w:rPr>
        <w:t xml:space="preserve">, dentro do próprio </w:t>
      </w:r>
      <w:proofErr w:type="spellStart"/>
      <w:r w:rsidR="00DB1781">
        <w:rPr>
          <w:rFonts w:ascii="Arial" w:hAnsi="Arial" w:cs="Arial"/>
          <w:sz w:val="32"/>
          <w:szCs w:val="32"/>
        </w:rPr>
        <w:t>fonts.google</w:t>
      </w:r>
      <w:proofErr w:type="spellEnd"/>
      <w:r w:rsidR="00DB1781">
        <w:rPr>
          <w:rFonts w:ascii="Arial" w:hAnsi="Arial" w:cs="Arial"/>
          <w:sz w:val="32"/>
          <w:szCs w:val="32"/>
        </w:rPr>
        <w:t xml:space="preserve">, e copiaremos a importação para colar direto no nosso </w:t>
      </w:r>
      <w:proofErr w:type="spellStart"/>
      <w:r w:rsidR="00DB1781">
        <w:rPr>
          <w:rFonts w:ascii="Arial" w:hAnsi="Arial" w:cs="Arial"/>
          <w:sz w:val="32"/>
          <w:szCs w:val="32"/>
        </w:rPr>
        <w:t>style</w:t>
      </w:r>
      <w:proofErr w:type="spellEnd"/>
      <w:r w:rsidR="00DB1781">
        <w:rPr>
          <w:rFonts w:ascii="Arial" w:hAnsi="Arial" w:cs="Arial"/>
          <w:sz w:val="32"/>
          <w:szCs w:val="32"/>
        </w:rPr>
        <w:t>,</w:t>
      </w:r>
      <w:r>
        <w:rPr>
          <w:rFonts w:ascii="Arial" w:hAnsi="Arial" w:cs="Arial"/>
          <w:sz w:val="32"/>
          <w:szCs w:val="32"/>
        </w:rPr>
        <w:t xml:space="preserve"> por regra, tudo que importamos em </w:t>
      </w:r>
      <w:proofErr w:type="spellStart"/>
      <w:r>
        <w:rPr>
          <w:rFonts w:ascii="Arial" w:hAnsi="Arial" w:cs="Arial"/>
          <w:sz w:val="32"/>
          <w:szCs w:val="32"/>
        </w:rPr>
        <w:t>css</w:t>
      </w:r>
      <w:proofErr w:type="spellEnd"/>
      <w:r>
        <w:rPr>
          <w:rFonts w:ascii="Arial" w:hAnsi="Arial" w:cs="Arial"/>
          <w:sz w:val="32"/>
          <w:szCs w:val="32"/>
        </w:rPr>
        <w:t>, fica no topo do código, antes de qualquer configuração de estilo.</w:t>
      </w:r>
    </w:p>
    <w:p w14:paraId="3F927D26" w14:textId="22C0B60E" w:rsidR="00344146" w:rsidRDefault="00344146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Normalmente usamos 3 ou no máximo 4 fontes.</w:t>
      </w:r>
    </w:p>
    <w:p w14:paraId="7B3DEA91" w14:textId="77777777" w:rsidR="00344146" w:rsidRDefault="00344146" w:rsidP="000E5064">
      <w:pPr>
        <w:rPr>
          <w:rFonts w:ascii="Arial" w:hAnsi="Arial" w:cs="Arial"/>
          <w:sz w:val="32"/>
          <w:szCs w:val="32"/>
        </w:rPr>
      </w:pPr>
    </w:p>
    <w:p w14:paraId="780CCB4C" w14:textId="705A3635" w:rsidR="00C918B3" w:rsidRDefault="00C918B3" w:rsidP="000E5064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Fontes externas baixadas:</w:t>
      </w:r>
    </w:p>
    <w:p w14:paraId="2532CFB5" w14:textId="571C57F9" w:rsidR="00C918B3" w:rsidRDefault="00DB1781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usar o site dafont.com, caso o cliente queira uma fonte personalizada, ou utilizar o que o mesmo nos enviar, para fontes externas temos o comando @font, com ele podemos configurar uma fonte para utilizar, e usar um arquivo que estiver dentro da nossa pasta de desenvolvimento. Utilizaremos o </w:t>
      </w:r>
      <w:proofErr w:type="spellStart"/>
      <w:r>
        <w:rPr>
          <w:rFonts w:ascii="Arial" w:hAnsi="Arial" w:cs="Arial"/>
          <w:sz w:val="32"/>
          <w:szCs w:val="32"/>
        </w:rPr>
        <w:t>format</w:t>
      </w:r>
      <w:proofErr w:type="spellEnd"/>
      <w:r>
        <w:rPr>
          <w:rFonts w:ascii="Arial" w:hAnsi="Arial" w:cs="Arial"/>
          <w:sz w:val="32"/>
          <w:szCs w:val="32"/>
        </w:rPr>
        <w:t>, para indicar quais formatos essa fonte vai atender, que são os seguintes</w:t>
      </w:r>
    </w:p>
    <w:p w14:paraId="2ACEF1D9" w14:textId="100460E4" w:rsidR="00DB1781" w:rsidRDefault="00DB1781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Tipos de </w:t>
      </w:r>
      <w:proofErr w:type="spellStart"/>
      <w:r>
        <w:rPr>
          <w:rFonts w:ascii="Arial" w:hAnsi="Arial" w:cs="Arial"/>
          <w:sz w:val="32"/>
          <w:szCs w:val="32"/>
        </w:rPr>
        <w:t>format</w:t>
      </w:r>
      <w:proofErr w:type="spellEnd"/>
      <w:r>
        <w:rPr>
          <w:rFonts w:ascii="Arial" w:hAnsi="Arial" w:cs="Arial"/>
          <w:sz w:val="32"/>
          <w:szCs w:val="32"/>
        </w:rPr>
        <w:t>()</w:t>
      </w:r>
    </w:p>
    <w:p w14:paraId="32603B67" w14:textId="2D98BC03" w:rsidR="00DB1781" w:rsidRDefault="00DB1781" w:rsidP="00DB1781">
      <w:pPr>
        <w:pStyle w:val="PargrafodaLista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Opentype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otf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3C77AEF6" w14:textId="06AB6459" w:rsidR="00DB1781" w:rsidRDefault="00DB1781" w:rsidP="00DB1781">
      <w:pPr>
        <w:pStyle w:val="PargrafodaLista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Truetype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ttf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33485544" w14:textId="19223B33" w:rsidR="00DB1781" w:rsidRDefault="00DB1781" w:rsidP="00DB1781">
      <w:pPr>
        <w:pStyle w:val="PargrafodaLista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Embedded-opentype</w:t>
      </w:r>
      <w:proofErr w:type="spellEnd"/>
    </w:p>
    <w:p w14:paraId="01401161" w14:textId="76DDA4F7" w:rsidR="00DB1781" w:rsidRDefault="00DB1781" w:rsidP="00DB1781">
      <w:pPr>
        <w:pStyle w:val="PargrafodaLista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Truetype-aat</w:t>
      </w:r>
      <w:proofErr w:type="spellEnd"/>
      <w:r>
        <w:rPr>
          <w:rFonts w:ascii="Arial" w:hAnsi="Arial" w:cs="Arial"/>
          <w:sz w:val="32"/>
          <w:szCs w:val="32"/>
        </w:rPr>
        <w:t xml:space="preserve"> (Apple </w:t>
      </w:r>
      <w:proofErr w:type="spellStart"/>
      <w:r>
        <w:rPr>
          <w:rFonts w:ascii="Arial" w:hAnsi="Arial" w:cs="Arial"/>
          <w:sz w:val="32"/>
          <w:szCs w:val="32"/>
        </w:rPr>
        <w:t>Advanced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Typography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768A9CAA" w14:textId="38929B10" w:rsidR="00DB1781" w:rsidRDefault="00DB1781" w:rsidP="00DB1781">
      <w:pPr>
        <w:pStyle w:val="PargrafodaLista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Svg</w:t>
      </w:r>
    </w:p>
    <w:p w14:paraId="7FCDEBC0" w14:textId="77777777" w:rsidR="00DB1781" w:rsidRDefault="00DB1781" w:rsidP="00DB1781">
      <w:pPr>
        <w:rPr>
          <w:rFonts w:ascii="Arial" w:hAnsi="Arial" w:cs="Arial"/>
          <w:sz w:val="32"/>
          <w:szCs w:val="32"/>
        </w:rPr>
      </w:pPr>
    </w:p>
    <w:p w14:paraId="4F78AB4E" w14:textId="7BC16E30" w:rsidR="00DB1781" w:rsidRDefault="00DB1781" w:rsidP="00DB178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Capturar fontes</w:t>
      </w:r>
      <w:r w:rsidR="00395A15">
        <w:rPr>
          <w:rFonts w:ascii="Arial" w:hAnsi="Arial" w:cs="Arial"/>
          <w:b/>
          <w:bCs/>
          <w:sz w:val="32"/>
          <w:szCs w:val="32"/>
        </w:rPr>
        <w:t xml:space="preserve"> de texto em sites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0056335E" w14:textId="0CB8BC0C" w:rsidR="00DB1781" w:rsidRDefault="00DB1781" w:rsidP="00DB178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Extensão do Google Chrome, ele captura texto que estão fora de imagens. O nome da extensão é (</w:t>
      </w:r>
      <w:proofErr w:type="spellStart"/>
      <w:r>
        <w:rPr>
          <w:rFonts w:ascii="Arial" w:hAnsi="Arial" w:cs="Arial"/>
          <w:sz w:val="32"/>
          <w:szCs w:val="32"/>
        </w:rPr>
        <w:t>Fonts</w:t>
      </w:r>
      <w:proofErr w:type="spellEnd"/>
      <w:r>
        <w:rPr>
          <w:rFonts w:ascii="Arial" w:hAnsi="Arial" w:cs="Arial"/>
          <w:sz w:val="32"/>
          <w:szCs w:val="32"/>
        </w:rPr>
        <w:t xml:space="preserve"> Ninja)</w:t>
      </w:r>
      <w:r w:rsidR="00E93CB7">
        <w:rPr>
          <w:rFonts w:ascii="Arial" w:hAnsi="Arial" w:cs="Arial"/>
          <w:sz w:val="32"/>
          <w:szCs w:val="32"/>
        </w:rPr>
        <w:t xml:space="preserve">, com isso podemos procurar no </w:t>
      </w:r>
      <w:proofErr w:type="spellStart"/>
      <w:r w:rsidR="00E93CB7">
        <w:rPr>
          <w:rFonts w:ascii="Arial" w:hAnsi="Arial" w:cs="Arial"/>
          <w:sz w:val="32"/>
          <w:szCs w:val="32"/>
        </w:rPr>
        <w:t>dafont</w:t>
      </w:r>
      <w:proofErr w:type="spellEnd"/>
      <w:r w:rsidR="00E93CB7">
        <w:rPr>
          <w:rFonts w:ascii="Arial" w:hAnsi="Arial" w:cs="Arial"/>
          <w:sz w:val="32"/>
          <w:szCs w:val="32"/>
        </w:rPr>
        <w:t xml:space="preserve">, ou google </w:t>
      </w:r>
      <w:proofErr w:type="spellStart"/>
      <w:r w:rsidR="00E93CB7">
        <w:rPr>
          <w:rFonts w:ascii="Arial" w:hAnsi="Arial" w:cs="Arial"/>
          <w:sz w:val="32"/>
          <w:szCs w:val="32"/>
        </w:rPr>
        <w:t>fonts</w:t>
      </w:r>
      <w:proofErr w:type="spellEnd"/>
      <w:r w:rsidR="00E93CB7">
        <w:rPr>
          <w:rFonts w:ascii="Arial" w:hAnsi="Arial" w:cs="Arial"/>
          <w:sz w:val="32"/>
          <w:szCs w:val="32"/>
        </w:rPr>
        <w:t>.</w:t>
      </w:r>
    </w:p>
    <w:p w14:paraId="7BD3B087" w14:textId="4C1EEE2F" w:rsidR="00395A15" w:rsidRDefault="00395A15" w:rsidP="00DB178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Capturar fontes de imagem em sites:</w:t>
      </w:r>
    </w:p>
    <w:p w14:paraId="13B3387D" w14:textId="684AFD0B" w:rsidR="00395A15" w:rsidRDefault="00395A15" w:rsidP="00DB178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Não é 100% confiável, entretanto podemos tentar, vamos ver três sites</w:t>
      </w:r>
    </w:p>
    <w:p w14:paraId="1EA04A1B" w14:textId="5B0CD8F7" w:rsidR="00395A15" w:rsidRDefault="00A02E98" w:rsidP="00A02E98">
      <w:pPr>
        <w:pStyle w:val="PargrafodaList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Whatfontis.com</w:t>
      </w:r>
    </w:p>
    <w:p w14:paraId="04DD853B" w14:textId="7D661E1D" w:rsidR="00A02E98" w:rsidRDefault="00A02E98" w:rsidP="00A02E98">
      <w:pPr>
        <w:pStyle w:val="PargrafodaList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Fontsquirrel.com</w:t>
      </w:r>
    </w:p>
    <w:p w14:paraId="3F01E899" w14:textId="501FFB05" w:rsidR="00A02E98" w:rsidRDefault="00A02E98" w:rsidP="00A02E98">
      <w:pPr>
        <w:pStyle w:val="PargrafodaList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Myfonts.com</w:t>
      </w:r>
    </w:p>
    <w:p w14:paraId="409BEB28" w14:textId="77777777" w:rsidR="00A02E98" w:rsidRDefault="00A02E98" w:rsidP="00A02E98">
      <w:pPr>
        <w:rPr>
          <w:rFonts w:ascii="Arial" w:hAnsi="Arial" w:cs="Arial"/>
          <w:sz w:val="32"/>
          <w:szCs w:val="32"/>
        </w:rPr>
      </w:pPr>
    </w:p>
    <w:p w14:paraId="2EB4C06C" w14:textId="5177E870" w:rsidR="00A02E98" w:rsidRDefault="00A02E98" w:rsidP="00A02E9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No </w:t>
      </w:r>
      <w:proofErr w:type="spellStart"/>
      <w:r>
        <w:rPr>
          <w:rFonts w:ascii="Arial" w:hAnsi="Arial" w:cs="Arial"/>
          <w:sz w:val="32"/>
          <w:szCs w:val="32"/>
        </w:rPr>
        <w:t>whatfontis</w:t>
      </w:r>
      <w:proofErr w:type="spellEnd"/>
      <w:r>
        <w:rPr>
          <w:rFonts w:ascii="Arial" w:hAnsi="Arial" w:cs="Arial"/>
          <w:sz w:val="32"/>
          <w:szCs w:val="32"/>
        </w:rPr>
        <w:t>, basta baixar a imagem e arrastar para o site.</w:t>
      </w:r>
    </w:p>
    <w:p w14:paraId="6F9A9782" w14:textId="77777777" w:rsidR="00A02E98" w:rsidRDefault="00A02E98" w:rsidP="00A02E98">
      <w:pPr>
        <w:rPr>
          <w:rFonts w:ascii="Arial" w:hAnsi="Arial" w:cs="Arial"/>
          <w:sz w:val="32"/>
          <w:szCs w:val="32"/>
        </w:rPr>
      </w:pPr>
    </w:p>
    <w:p w14:paraId="2EF708E9" w14:textId="023F6D0B" w:rsidR="00A02E98" w:rsidRDefault="00A02E98" w:rsidP="00A02E9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Alinhamento de texto:</w:t>
      </w:r>
    </w:p>
    <w:p w14:paraId="782D5C05" w14:textId="3BADD644" w:rsidR="00A02E98" w:rsidRDefault="009444DA" w:rsidP="00A02E98">
      <w:pPr>
        <w:rPr>
          <w:rFonts w:ascii="Arial" w:hAnsi="Arial" w:cs="Arial"/>
          <w:sz w:val="32"/>
          <w:szCs w:val="32"/>
        </w:rPr>
      </w:pPr>
      <w:proofErr w:type="spellStart"/>
      <w:r w:rsidRPr="009444DA">
        <w:rPr>
          <w:rFonts w:ascii="Arial" w:hAnsi="Arial" w:cs="Arial"/>
          <w:b/>
          <w:bCs/>
          <w:sz w:val="32"/>
          <w:szCs w:val="32"/>
        </w:rPr>
        <w:t>Text-align</w:t>
      </w:r>
      <w:proofErr w:type="spellEnd"/>
      <w:r w:rsidRPr="009444DA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serve para o alinhamento do texto, podemos colocar centralizado, puxado para direita (</w:t>
      </w:r>
      <w:proofErr w:type="spellStart"/>
      <w:r>
        <w:rPr>
          <w:rFonts w:ascii="Arial" w:hAnsi="Arial" w:cs="Arial"/>
          <w:sz w:val="32"/>
          <w:szCs w:val="32"/>
        </w:rPr>
        <w:t>rigth</w:t>
      </w:r>
      <w:proofErr w:type="spellEnd"/>
      <w:r>
        <w:rPr>
          <w:rFonts w:ascii="Arial" w:hAnsi="Arial" w:cs="Arial"/>
          <w:sz w:val="32"/>
          <w:szCs w:val="32"/>
        </w:rPr>
        <w:t>) ou puxado pra esquerda (</w:t>
      </w:r>
      <w:proofErr w:type="spellStart"/>
      <w:r>
        <w:rPr>
          <w:rFonts w:ascii="Arial" w:hAnsi="Arial" w:cs="Arial"/>
          <w:sz w:val="32"/>
          <w:szCs w:val="32"/>
        </w:rPr>
        <w:t>left</w:t>
      </w:r>
      <w:proofErr w:type="spellEnd"/>
      <w:r>
        <w:rPr>
          <w:rFonts w:ascii="Arial" w:hAnsi="Arial" w:cs="Arial"/>
          <w:sz w:val="32"/>
          <w:szCs w:val="32"/>
        </w:rPr>
        <w:t>) justificado com (</w:t>
      </w:r>
      <w:proofErr w:type="spellStart"/>
      <w:r>
        <w:rPr>
          <w:rFonts w:ascii="Arial" w:hAnsi="Arial" w:cs="Arial"/>
          <w:sz w:val="32"/>
          <w:szCs w:val="32"/>
        </w:rPr>
        <w:t>justify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3BDE9E01" w14:textId="042CD6E6" w:rsidR="009444DA" w:rsidRDefault="009444DA" w:rsidP="00A02E98">
      <w:pPr>
        <w:rPr>
          <w:rFonts w:ascii="Arial" w:hAnsi="Arial" w:cs="Arial"/>
          <w:sz w:val="32"/>
          <w:szCs w:val="32"/>
        </w:rPr>
      </w:pPr>
      <w:proofErr w:type="spellStart"/>
      <w:r w:rsidRPr="009444DA">
        <w:rPr>
          <w:rFonts w:ascii="Arial" w:hAnsi="Arial" w:cs="Arial"/>
          <w:b/>
          <w:bCs/>
          <w:sz w:val="32"/>
          <w:szCs w:val="32"/>
        </w:rPr>
        <w:t>Text-ident</w:t>
      </w:r>
      <w:proofErr w:type="spellEnd"/>
      <w:r w:rsidRPr="009444DA">
        <w:rPr>
          <w:rFonts w:ascii="Arial" w:hAnsi="Arial" w:cs="Arial"/>
          <w:b/>
          <w:bCs/>
          <w:sz w:val="32"/>
          <w:szCs w:val="32"/>
        </w:rPr>
        <w:t>: 30px</w:t>
      </w:r>
      <w:r>
        <w:rPr>
          <w:rFonts w:ascii="Arial" w:hAnsi="Arial" w:cs="Arial"/>
          <w:sz w:val="32"/>
          <w:szCs w:val="32"/>
        </w:rPr>
        <w:t xml:space="preserve">; para dar um espaçamento no </w:t>
      </w:r>
      <w:proofErr w:type="spellStart"/>
      <w:r>
        <w:rPr>
          <w:rFonts w:ascii="Arial" w:hAnsi="Arial" w:cs="Arial"/>
          <w:sz w:val="32"/>
          <w:szCs w:val="32"/>
        </w:rPr>
        <w:t>inicio</w:t>
      </w:r>
      <w:proofErr w:type="spellEnd"/>
      <w:r>
        <w:rPr>
          <w:rFonts w:ascii="Arial" w:hAnsi="Arial" w:cs="Arial"/>
          <w:sz w:val="32"/>
          <w:szCs w:val="32"/>
        </w:rPr>
        <w:t xml:space="preserve"> do </w:t>
      </w:r>
      <w:proofErr w:type="spellStart"/>
      <w:r>
        <w:rPr>
          <w:rFonts w:ascii="Arial" w:hAnsi="Arial" w:cs="Arial"/>
          <w:sz w:val="32"/>
          <w:szCs w:val="32"/>
        </w:rPr>
        <w:t>paragráfo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14:paraId="657CACB2" w14:textId="77777777" w:rsidR="006E1E57" w:rsidRDefault="006E1E57" w:rsidP="00A02E98">
      <w:pPr>
        <w:rPr>
          <w:rFonts w:ascii="Arial" w:hAnsi="Arial" w:cs="Arial"/>
          <w:sz w:val="32"/>
          <w:szCs w:val="32"/>
        </w:rPr>
      </w:pPr>
    </w:p>
    <w:p w14:paraId="688BCF00" w14:textId="12E85526" w:rsidR="006E1E57" w:rsidRDefault="006E1E57" w:rsidP="00A02E9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Seletores Personalizados:</w:t>
      </w:r>
    </w:p>
    <w:p w14:paraId="76BF0083" w14:textId="49A9BD07" w:rsidR="006E1E57" w:rsidRDefault="006E1E57" w:rsidP="00A02E9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 ocorrer de termos 2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 xml:space="preserve"> iguais, mas o intuito de estiliza-la de forma diferente, podemos </w:t>
      </w:r>
      <w:r w:rsidR="00DC24A7">
        <w:rPr>
          <w:rFonts w:ascii="Arial" w:hAnsi="Arial" w:cs="Arial"/>
          <w:sz w:val="32"/>
          <w:szCs w:val="32"/>
        </w:rPr>
        <w:t xml:space="preserve">criar um id a frente da </w:t>
      </w:r>
      <w:proofErr w:type="spellStart"/>
      <w:r w:rsidR="00DC24A7">
        <w:rPr>
          <w:rFonts w:ascii="Arial" w:hAnsi="Arial" w:cs="Arial"/>
          <w:sz w:val="32"/>
          <w:szCs w:val="32"/>
        </w:rPr>
        <w:t>tag</w:t>
      </w:r>
      <w:proofErr w:type="spellEnd"/>
      <w:r w:rsidR="00DC24A7">
        <w:rPr>
          <w:rFonts w:ascii="Arial" w:hAnsi="Arial" w:cs="Arial"/>
          <w:sz w:val="32"/>
          <w:szCs w:val="32"/>
        </w:rPr>
        <w:t>, que fará com que ela tenha um identificador, pelo qual escolheremos.</w:t>
      </w:r>
    </w:p>
    <w:p w14:paraId="276587EF" w14:textId="3B2BCA97" w:rsidR="00DC24A7" w:rsidRDefault="00DC24A7" w:rsidP="00A02E9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Tudo que é (ID) em HTML é igual (#) em CSS.</w:t>
      </w:r>
    </w:p>
    <w:p w14:paraId="39DE5385" w14:textId="4B3B0D2D" w:rsidR="00DC24A7" w:rsidRDefault="00DC24A7" w:rsidP="00A02E9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Tudo que é (</w:t>
      </w:r>
      <w:proofErr w:type="spellStart"/>
      <w:r>
        <w:rPr>
          <w:rFonts w:ascii="Arial" w:hAnsi="Arial" w:cs="Arial"/>
          <w:sz w:val="32"/>
          <w:szCs w:val="32"/>
        </w:rPr>
        <w:t>class</w:t>
      </w:r>
      <w:proofErr w:type="spellEnd"/>
      <w:r>
        <w:rPr>
          <w:rFonts w:ascii="Arial" w:hAnsi="Arial" w:cs="Arial"/>
          <w:sz w:val="32"/>
          <w:szCs w:val="32"/>
        </w:rPr>
        <w:t>) em HTML é igual (.) em CSS.</w:t>
      </w:r>
    </w:p>
    <w:p w14:paraId="3762087B" w14:textId="66499332" w:rsidR="00DC24A7" w:rsidRDefault="00F64373" w:rsidP="00A02E9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ID; Configuração específica de alguma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, podemos colocar o ID e uma </w:t>
      </w:r>
      <w:proofErr w:type="spellStart"/>
      <w:r>
        <w:rPr>
          <w:rFonts w:ascii="Arial" w:hAnsi="Arial" w:cs="Arial"/>
          <w:sz w:val="32"/>
          <w:szCs w:val="32"/>
        </w:rPr>
        <w:t>Class</w:t>
      </w:r>
      <w:proofErr w:type="spellEnd"/>
      <w:r>
        <w:rPr>
          <w:rFonts w:ascii="Arial" w:hAnsi="Arial" w:cs="Arial"/>
          <w:sz w:val="32"/>
          <w:szCs w:val="32"/>
        </w:rPr>
        <w:t xml:space="preserve"> junto, porém o ID vai sobrepor a </w:t>
      </w:r>
      <w:proofErr w:type="spellStart"/>
      <w:r>
        <w:rPr>
          <w:rFonts w:ascii="Arial" w:hAnsi="Arial" w:cs="Arial"/>
          <w:sz w:val="32"/>
          <w:szCs w:val="32"/>
        </w:rPr>
        <w:t>class</w:t>
      </w:r>
      <w:proofErr w:type="spellEnd"/>
    </w:p>
    <w:p w14:paraId="457BB325" w14:textId="2CD40576" w:rsidR="00F64373" w:rsidRDefault="00F64373" w:rsidP="00A02E9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lastRenderedPageBreak/>
        <w:t>Class</w:t>
      </w:r>
      <w:proofErr w:type="spellEnd"/>
      <w:r>
        <w:rPr>
          <w:rFonts w:ascii="Arial" w:hAnsi="Arial" w:cs="Arial"/>
          <w:sz w:val="32"/>
          <w:szCs w:val="32"/>
        </w:rPr>
        <w:t xml:space="preserve">; Podemos colocar em diversas </w:t>
      </w:r>
      <w:proofErr w:type="spellStart"/>
      <w:r>
        <w:rPr>
          <w:rFonts w:ascii="Arial" w:hAnsi="Arial" w:cs="Arial"/>
          <w:sz w:val="32"/>
          <w:szCs w:val="32"/>
        </w:rPr>
        <w:t>tag’s</w:t>
      </w:r>
      <w:proofErr w:type="spellEnd"/>
      <w:r>
        <w:rPr>
          <w:rFonts w:ascii="Arial" w:hAnsi="Arial" w:cs="Arial"/>
          <w:sz w:val="32"/>
          <w:szCs w:val="32"/>
        </w:rPr>
        <w:t xml:space="preserve">, podemos colocar mais de uma classe em uma única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>, podemos colocar após um ID.</w:t>
      </w:r>
    </w:p>
    <w:p w14:paraId="6E28D982" w14:textId="77777777" w:rsidR="00F64373" w:rsidRDefault="00F64373" w:rsidP="00A02E98">
      <w:pPr>
        <w:rPr>
          <w:rFonts w:ascii="Arial" w:hAnsi="Arial" w:cs="Arial"/>
          <w:sz w:val="32"/>
          <w:szCs w:val="32"/>
        </w:rPr>
      </w:pPr>
    </w:p>
    <w:p w14:paraId="521DA431" w14:textId="69F926B1" w:rsidR="00F64373" w:rsidRDefault="00180523" w:rsidP="00A02E98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180523">
        <w:rPr>
          <w:rFonts w:ascii="Arial" w:hAnsi="Arial" w:cs="Arial"/>
          <w:b/>
          <w:bCs/>
          <w:sz w:val="32"/>
          <w:szCs w:val="32"/>
        </w:rPr>
        <w:t>Pseudo-Classes</w:t>
      </w:r>
      <w:proofErr w:type="spellEnd"/>
      <w:r w:rsidR="00E349FA">
        <w:rPr>
          <w:rFonts w:ascii="Arial" w:hAnsi="Arial" w:cs="Arial"/>
          <w:b/>
          <w:bCs/>
          <w:sz w:val="32"/>
          <w:szCs w:val="32"/>
        </w:rPr>
        <w:t>:</w:t>
      </w:r>
    </w:p>
    <w:p w14:paraId="72F438B3" w14:textId="320690F9" w:rsidR="00E349FA" w:rsidRDefault="00E349FA" w:rsidP="00A02E9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Div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é um espaço que vai ser ocupado.</w:t>
      </w:r>
    </w:p>
    <w:p w14:paraId="7C9D3772" w14:textId="331987EB" w:rsidR="00E349FA" w:rsidRDefault="00E349FA" w:rsidP="00A02E9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Height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É altura</w:t>
      </w:r>
    </w:p>
    <w:p w14:paraId="4DFAFE78" w14:textId="5E928675" w:rsidR="00E349FA" w:rsidRDefault="00E349FA" w:rsidP="00A02E9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Width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É largura</w:t>
      </w:r>
    </w:p>
    <w:p w14:paraId="6340A841" w14:textId="77777777" w:rsidR="00E349FA" w:rsidRDefault="00E349FA" w:rsidP="00A02E98">
      <w:pPr>
        <w:rPr>
          <w:rFonts w:ascii="Arial" w:hAnsi="Arial" w:cs="Arial"/>
          <w:sz w:val="32"/>
          <w:szCs w:val="32"/>
        </w:rPr>
      </w:pPr>
    </w:p>
    <w:p w14:paraId="520F8E34" w14:textId="21589B5F" w:rsidR="00E349FA" w:rsidRDefault="00E349FA" w:rsidP="00A02E9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As pseudoclasses são chamadas pelo comando (:) e são relacionadas ao estado de um elemento, se ele está vazio, se está ativo, entre outros...</w:t>
      </w:r>
    </w:p>
    <w:p w14:paraId="31E65C8A" w14:textId="121B0CE3" w:rsidR="00E349FA" w:rsidRPr="00E349FA" w:rsidRDefault="00E349FA" w:rsidP="00A02E98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hover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{background-color: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yellow</w:t>
      </w:r>
      <w:proofErr w:type="spellEnd"/>
      <w:r>
        <w:rPr>
          <w:rFonts w:ascii="Arial" w:hAnsi="Arial" w:cs="Arial"/>
          <w:b/>
          <w:bCs/>
          <w:sz w:val="32"/>
          <w:szCs w:val="32"/>
        </w:rPr>
        <w:t>};</w:t>
      </w:r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Hover</w:t>
      </w:r>
      <w:proofErr w:type="spellEnd"/>
      <w:r>
        <w:rPr>
          <w:rFonts w:ascii="Arial" w:hAnsi="Arial" w:cs="Arial"/>
          <w:sz w:val="32"/>
          <w:szCs w:val="32"/>
        </w:rPr>
        <w:t xml:space="preserve"> (significa que toda vez que passar o mouse por cima,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selecionada terá uma mudança, nesse caso mudará de cor.)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C13EC0B" w14:textId="77777777" w:rsidR="00E93CB7" w:rsidRDefault="00E93CB7" w:rsidP="00DB1781">
      <w:pPr>
        <w:rPr>
          <w:rFonts w:ascii="Arial" w:hAnsi="Arial" w:cs="Arial"/>
          <w:sz w:val="32"/>
          <w:szCs w:val="32"/>
        </w:rPr>
      </w:pPr>
    </w:p>
    <w:p w14:paraId="0DD35192" w14:textId="7273619B" w:rsidR="005254A8" w:rsidRDefault="005254A8" w:rsidP="00DB1781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visited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Significa que o estado atual da classe escolhida já foi visitada pelo navegador.</w:t>
      </w:r>
    </w:p>
    <w:p w14:paraId="111FECF8" w14:textId="2BF012B2" w:rsidR="005254A8" w:rsidRDefault="005254A8" w:rsidP="00DB1781">
      <w:pPr>
        <w:rPr>
          <w:rFonts w:ascii="Arial" w:hAnsi="Arial" w:cs="Arial"/>
          <w:sz w:val="32"/>
          <w:szCs w:val="32"/>
        </w:rPr>
      </w:pPr>
    </w:p>
    <w:p w14:paraId="7C316FB2" w14:textId="200BA927" w:rsidR="005254A8" w:rsidRDefault="005254A8" w:rsidP="00DB1781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active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Significa que está em estado de clique, em ativação de algo.</w:t>
      </w:r>
    </w:p>
    <w:p w14:paraId="0DE69650" w14:textId="77777777" w:rsidR="005254A8" w:rsidRPr="005254A8" w:rsidRDefault="005254A8" w:rsidP="00DB1781">
      <w:pPr>
        <w:rPr>
          <w:rFonts w:ascii="Arial" w:hAnsi="Arial" w:cs="Arial"/>
          <w:sz w:val="32"/>
          <w:szCs w:val="32"/>
        </w:rPr>
      </w:pPr>
    </w:p>
    <w:p w14:paraId="4D9F59F0" w14:textId="33E0E6CA" w:rsidR="007A3C4C" w:rsidRDefault="00D6020A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Pseudo-elementos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3817CE33" w14:textId="0833F127" w:rsidR="00FD10FB" w:rsidRDefault="00D6020A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Eles podem agir dentro dos (id, classes, </w:t>
      </w:r>
      <w:proofErr w:type="spellStart"/>
      <w:r>
        <w:rPr>
          <w:rFonts w:ascii="Arial" w:hAnsi="Arial" w:cs="Arial"/>
          <w:sz w:val="32"/>
          <w:szCs w:val="32"/>
        </w:rPr>
        <w:t>pseudo-classes</w:t>
      </w:r>
      <w:proofErr w:type="spellEnd"/>
      <w:r>
        <w:rPr>
          <w:rFonts w:ascii="Arial" w:hAnsi="Arial" w:cs="Arial"/>
          <w:sz w:val="32"/>
          <w:szCs w:val="32"/>
        </w:rPr>
        <w:t>) e mexem no conteúdo do periférico do elemento</w:t>
      </w:r>
      <w:r w:rsidR="00145997">
        <w:rPr>
          <w:rFonts w:ascii="Arial" w:hAnsi="Arial" w:cs="Arial"/>
          <w:sz w:val="32"/>
          <w:szCs w:val="32"/>
        </w:rPr>
        <w:t xml:space="preserve">, são chamados por (::) diferente das </w:t>
      </w:r>
      <w:proofErr w:type="spellStart"/>
      <w:r w:rsidR="00145997">
        <w:rPr>
          <w:rFonts w:ascii="Arial" w:hAnsi="Arial" w:cs="Arial"/>
          <w:sz w:val="32"/>
          <w:szCs w:val="32"/>
        </w:rPr>
        <w:t>pseudo-classes</w:t>
      </w:r>
      <w:proofErr w:type="spellEnd"/>
      <w:r w:rsidR="00145997">
        <w:rPr>
          <w:rFonts w:ascii="Arial" w:hAnsi="Arial" w:cs="Arial"/>
          <w:sz w:val="32"/>
          <w:szCs w:val="32"/>
        </w:rPr>
        <w:t>.</w:t>
      </w:r>
    </w:p>
    <w:p w14:paraId="4AAF1E50" w14:textId="6089336E" w:rsidR="00145997" w:rsidRDefault="00E14B87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Modelo de caixas:</w:t>
      </w:r>
    </w:p>
    <w:p w14:paraId="76E20753" w14:textId="5084C107" w:rsidR="00E14B87" w:rsidRDefault="00E14B87" w:rsidP="000E5064">
      <w:pPr>
        <w:rPr>
          <w:rFonts w:ascii="Arial" w:hAnsi="Arial" w:cs="Arial"/>
          <w:sz w:val="32"/>
          <w:szCs w:val="32"/>
        </w:rPr>
      </w:pPr>
      <w:r w:rsidRPr="00E14B87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0FEDFB11" wp14:editId="37C586A1">
            <wp:extent cx="4054191" cy="2880610"/>
            <wp:effectExtent l="0" t="0" r="3810" b="0"/>
            <wp:docPr id="1266134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34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1603" w14:textId="3EE2B2DE" w:rsidR="00E14B87" w:rsidRDefault="00E14B87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Conceitos de modelo de caixas, é um conjunto de HTML e CSS, tudo que é exibido em </w:t>
      </w: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  <w:r>
        <w:rPr>
          <w:rFonts w:ascii="Arial" w:hAnsi="Arial" w:cs="Arial"/>
          <w:sz w:val="32"/>
          <w:szCs w:val="32"/>
        </w:rPr>
        <w:t>, é exibido em forma de caixa, e elas podem estar uma caixa dentro da outra, formando um tipo de aninhamento hierárquico.</w:t>
      </w:r>
    </w:p>
    <w:p w14:paraId="37341F93" w14:textId="77777777" w:rsidR="00A66341" w:rsidRDefault="00A66341" w:rsidP="000E5064">
      <w:pPr>
        <w:rPr>
          <w:rFonts w:ascii="Arial" w:hAnsi="Arial" w:cs="Arial"/>
          <w:sz w:val="32"/>
          <w:szCs w:val="32"/>
        </w:rPr>
      </w:pPr>
    </w:p>
    <w:p w14:paraId="1F203DED" w14:textId="75F563F5" w:rsidR="003A79C4" w:rsidRPr="003A79C4" w:rsidRDefault="003A79C4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Configurações de caixa:</w:t>
      </w:r>
    </w:p>
    <w:p w14:paraId="15F78738" w14:textId="480769FC" w:rsidR="00A66341" w:rsidRDefault="00A66341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Height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Altura da caixa</w:t>
      </w:r>
    </w:p>
    <w:p w14:paraId="5E8A7178" w14:textId="67E46268" w:rsidR="00A66341" w:rsidRDefault="00A66341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Width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Largura da caixa</w:t>
      </w:r>
    </w:p>
    <w:p w14:paraId="7093933F" w14:textId="21956638" w:rsidR="00A66341" w:rsidRDefault="00A66341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Border; </w:t>
      </w:r>
      <w:r w:rsidR="003A79C4">
        <w:rPr>
          <w:rFonts w:ascii="Arial" w:hAnsi="Arial" w:cs="Arial"/>
          <w:sz w:val="32"/>
          <w:szCs w:val="32"/>
        </w:rPr>
        <w:t>borda dentro do</w:t>
      </w:r>
      <w:r>
        <w:rPr>
          <w:rFonts w:ascii="Arial" w:hAnsi="Arial" w:cs="Arial"/>
          <w:sz w:val="32"/>
          <w:szCs w:val="32"/>
        </w:rPr>
        <w:t xml:space="preserve"> conteúdo da caixa(borda)</w:t>
      </w:r>
    </w:p>
    <w:p w14:paraId="0A5D4A5B" w14:textId="6C8FC125" w:rsidR="00A66341" w:rsidRDefault="00A66341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Padding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Espaçamento interno do conteúdo e a linha da caixa</w:t>
      </w:r>
    </w:p>
    <w:p w14:paraId="6459DD46" w14:textId="71A067C3" w:rsidR="00A66341" w:rsidRDefault="00A66341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Margin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Espaçamento externo</w:t>
      </w:r>
      <w:r w:rsidR="003A79C4">
        <w:rPr>
          <w:rFonts w:ascii="Arial" w:hAnsi="Arial" w:cs="Arial"/>
          <w:sz w:val="32"/>
          <w:szCs w:val="32"/>
        </w:rPr>
        <w:t xml:space="preserve"> entre uma caixa e outra</w:t>
      </w:r>
    </w:p>
    <w:p w14:paraId="7620EEEB" w14:textId="3043802F" w:rsidR="003A79C4" w:rsidRDefault="003A79C4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Outline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Borda fora do elemento da caixa.</w:t>
      </w:r>
    </w:p>
    <w:p w14:paraId="7EB19FCC" w14:textId="77777777" w:rsidR="003A79C4" w:rsidRDefault="003A79C4" w:rsidP="000E5064">
      <w:pPr>
        <w:rPr>
          <w:rFonts w:ascii="Arial" w:hAnsi="Arial" w:cs="Arial"/>
          <w:sz w:val="32"/>
          <w:szCs w:val="32"/>
        </w:rPr>
      </w:pPr>
    </w:p>
    <w:p w14:paraId="797362D3" w14:textId="77777777" w:rsidR="003A79C4" w:rsidRDefault="003A79C4" w:rsidP="000E5064">
      <w:pPr>
        <w:rPr>
          <w:rFonts w:ascii="Arial" w:hAnsi="Arial" w:cs="Arial"/>
          <w:b/>
          <w:bCs/>
          <w:sz w:val="32"/>
          <w:szCs w:val="32"/>
        </w:rPr>
      </w:pPr>
    </w:p>
    <w:p w14:paraId="4358B4D7" w14:textId="77777777" w:rsidR="003A79C4" w:rsidRDefault="003A79C4" w:rsidP="000E5064">
      <w:pPr>
        <w:rPr>
          <w:rFonts w:ascii="Arial" w:hAnsi="Arial" w:cs="Arial"/>
          <w:b/>
          <w:bCs/>
          <w:sz w:val="32"/>
          <w:szCs w:val="32"/>
        </w:rPr>
      </w:pPr>
    </w:p>
    <w:p w14:paraId="2AF977D9" w14:textId="5AA33C9A" w:rsidR="003A79C4" w:rsidRDefault="003A79C4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Tipos de caixa:</w:t>
      </w:r>
    </w:p>
    <w:p w14:paraId="0F9CC22D" w14:textId="3D1E6E3A" w:rsidR="003A79C4" w:rsidRDefault="003A79C4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Box-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level</w:t>
      </w:r>
      <w:proofErr w:type="spellEnd"/>
    </w:p>
    <w:p w14:paraId="0EAC5472" w14:textId="065EB39D" w:rsidR="003A79C4" w:rsidRDefault="00C4220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Uma caixa deste tipo, sempre que inserirmos um novo conteúdo, ele pulará deixando um espaço em branco, para continuar o conteúdo, ocupa a tela inteira.</w:t>
      </w:r>
    </w:p>
    <w:p w14:paraId="51E5338D" w14:textId="5E07B59D" w:rsidR="00C4220B" w:rsidRPr="003A79C4" w:rsidRDefault="00C4220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Exemplo de caixa box </w:t>
      </w:r>
      <w:proofErr w:type="spellStart"/>
      <w:r>
        <w:rPr>
          <w:rFonts w:ascii="Arial" w:hAnsi="Arial" w:cs="Arial"/>
          <w:sz w:val="32"/>
          <w:szCs w:val="32"/>
        </w:rPr>
        <w:t>level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5B245448" w14:textId="2B0C3725" w:rsidR="003A79C4" w:rsidRDefault="003A79C4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Inline-level</w:t>
      </w:r>
      <w:proofErr w:type="spellEnd"/>
    </w:p>
    <w:p w14:paraId="2A30E713" w14:textId="722614C5" w:rsidR="00C4220B" w:rsidRDefault="00C4220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Ele não pula pra próxima linha, ele cria uma caixa para caber totalmente o seu novo conteúdo, ele ignora quebras de linhas, não ocupa o tamanho inteiro da tela</w:t>
      </w:r>
      <w:r w:rsidR="00CC5B29">
        <w:rPr>
          <w:rFonts w:ascii="Arial" w:hAnsi="Arial" w:cs="Arial"/>
          <w:sz w:val="32"/>
          <w:szCs w:val="32"/>
        </w:rPr>
        <w:t>.</w:t>
      </w:r>
    </w:p>
    <w:p w14:paraId="6E8F0425" w14:textId="0C8FE574" w:rsidR="00CC5B29" w:rsidRDefault="00CC5B29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Exemplo de caixa </w:t>
      </w:r>
      <w:proofErr w:type="spellStart"/>
      <w:r>
        <w:rPr>
          <w:rFonts w:ascii="Arial" w:hAnsi="Arial" w:cs="Arial"/>
          <w:sz w:val="32"/>
          <w:szCs w:val="32"/>
        </w:rPr>
        <w:t>inline-level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span</w:t>
      </w:r>
      <w:proofErr w:type="spellEnd"/>
      <w:r>
        <w:rPr>
          <w:rFonts w:ascii="Arial" w:hAnsi="Arial" w:cs="Arial"/>
          <w:sz w:val="32"/>
          <w:szCs w:val="32"/>
        </w:rPr>
        <w:t xml:space="preserve">) não é igual spam de e-mail, </w:t>
      </w:r>
      <w:proofErr w:type="spellStart"/>
      <w:r>
        <w:rPr>
          <w:rFonts w:ascii="Arial" w:hAnsi="Arial" w:cs="Arial"/>
          <w:sz w:val="32"/>
          <w:szCs w:val="32"/>
        </w:rPr>
        <w:t>span</w:t>
      </w:r>
      <w:proofErr w:type="spellEnd"/>
      <w:r>
        <w:rPr>
          <w:rFonts w:ascii="Arial" w:hAnsi="Arial" w:cs="Arial"/>
          <w:sz w:val="32"/>
          <w:szCs w:val="32"/>
        </w:rPr>
        <w:t xml:space="preserve"> é um tipo de expansão de código.</w:t>
      </w:r>
    </w:p>
    <w:p w14:paraId="639D2624" w14:textId="77777777" w:rsidR="00CC5B29" w:rsidRDefault="00CC5B29" w:rsidP="000E5064">
      <w:pPr>
        <w:rPr>
          <w:rFonts w:ascii="Arial" w:hAnsi="Arial" w:cs="Arial"/>
          <w:sz w:val="32"/>
          <w:szCs w:val="32"/>
        </w:rPr>
      </w:pPr>
    </w:p>
    <w:p w14:paraId="3F3859B8" w14:textId="786B7373" w:rsidR="00CC5B29" w:rsidRDefault="00CC5B29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Utilizamos 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  <w:r>
        <w:rPr>
          <w:rFonts w:ascii="Arial" w:hAnsi="Arial" w:cs="Arial"/>
          <w:sz w:val="32"/>
          <w:szCs w:val="32"/>
        </w:rPr>
        <w:t xml:space="preserve"> quando queremos quebrar a linha, e o </w:t>
      </w:r>
      <w:proofErr w:type="spellStart"/>
      <w:r>
        <w:rPr>
          <w:rFonts w:ascii="Arial" w:hAnsi="Arial" w:cs="Arial"/>
          <w:sz w:val="32"/>
          <w:szCs w:val="32"/>
        </w:rPr>
        <w:t>span</w:t>
      </w:r>
      <w:proofErr w:type="spellEnd"/>
      <w:r>
        <w:rPr>
          <w:rFonts w:ascii="Arial" w:hAnsi="Arial" w:cs="Arial"/>
          <w:sz w:val="32"/>
          <w:szCs w:val="32"/>
        </w:rPr>
        <w:t xml:space="preserve"> quando não vemos necessidade.</w:t>
      </w:r>
    </w:p>
    <w:p w14:paraId="1D03A214" w14:textId="77777777" w:rsidR="00CC5B29" w:rsidRDefault="00CC5B29" w:rsidP="000E5064">
      <w:pPr>
        <w:rPr>
          <w:rFonts w:ascii="Arial" w:hAnsi="Arial" w:cs="Arial"/>
          <w:sz w:val="32"/>
          <w:szCs w:val="32"/>
        </w:rPr>
      </w:pPr>
    </w:p>
    <w:p w14:paraId="185E4AF7" w14:textId="5D3FDB39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Box-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level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quebram linhas:</w:t>
      </w:r>
    </w:p>
    <w:p w14:paraId="023AA948" w14:textId="60F8F978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Div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46CBAD21" w14:textId="56F590F2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h1-h6;</w:t>
      </w:r>
    </w:p>
    <w:p w14:paraId="4A86DE9A" w14:textId="039DBE4A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p;</w:t>
      </w:r>
    </w:p>
    <w:p w14:paraId="0B8A2C30" w14:textId="794E8638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4C9161DB" w14:textId="1B52858E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header;</w:t>
      </w:r>
    </w:p>
    <w:p w14:paraId="1DF5245B" w14:textId="0BECB3E0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nav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027B62BA" w14:textId="4F94B533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article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503BA16F" w14:textId="56BCD345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aside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552BD547" w14:textId="47AF6611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footer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1902784F" w14:textId="626751AB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form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29A26AC3" w14:textId="11A63735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vídeo;</w:t>
      </w:r>
    </w:p>
    <w:p w14:paraId="2021D7D2" w14:textId="77777777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</w:p>
    <w:p w14:paraId="286BB8CC" w14:textId="3ADB11FB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inline-level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não quebram linhas:</w:t>
      </w:r>
    </w:p>
    <w:p w14:paraId="5BE3BE41" w14:textId="1781B481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span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3BAF5FDF" w14:textId="0D4B0601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a;</w:t>
      </w:r>
    </w:p>
    <w:p w14:paraId="6D721B35" w14:textId="5E3A035B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code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7283277C" w14:textId="0D4380A6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small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4D13FAF4" w14:textId="2C654BBB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Strong;</w:t>
      </w:r>
    </w:p>
    <w:p w14:paraId="1F8C3711" w14:textId="4E58592F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em;</w:t>
      </w:r>
    </w:p>
    <w:p w14:paraId="07B3CA70" w14:textId="6F94D7AB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sup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– sub;</w:t>
      </w:r>
    </w:p>
    <w:p w14:paraId="18ECAE2F" w14:textId="004B9DBA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label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2CD1AD78" w14:textId="0B975F46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button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221A018A" w14:textId="0944BB23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input;</w:t>
      </w:r>
    </w:p>
    <w:p w14:paraId="27BB41BF" w14:textId="3CE97E9B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select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0954976C" w14:textId="77777777" w:rsidR="00CC5B29" w:rsidRDefault="00CC5B29" w:rsidP="000E5064">
      <w:pPr>
        <w:rPr>
          <w:rFonts w:ascii="Arial" w:hAnsi="Arial" w:cs="Arial"/>
          <w:b/>
          <w:bCs/>
          <w:sz w:val="32"/>
          <w:szCs w:val="32"/>
        </w:rPr>
      </w:pPr>
    </w:p>
    <w:p w14:paraId="5C16AB6E" w14:textId="55211080" w:rsidR="0098619C" w:rsidRDefault="0098619C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Simplificações</w:t>
      </w:r>
      <w:r w:rsidR="00F41FD5">
        <w:rPr>
          <w:rFonts w:ascii="Arial" w:hAnsi="Arial" w:cs="Arial"/>
          <w:b/>
          <w:bCs/>
          <w:sz w:val="32"/>
          <w:szCs w:val="32"/>
        </w:rPr>
        <w:t xml:space="preserve"> (</w:t>
      </w:r>
      <w:proofErr w:type="spellStart"/>
      <w:r w:rsidR="00F41FD5">
        <w:rPr>
          <w:rFonts w:ascii="Arial" w:hAnsi="Arial" w:cs="Arial"/>
          <w:b/>
          <w:bCs/>
          <w:sz w:val="32"/>
          <w:szCs w:val="32"/>
        </w:rPr>
        <w:t>shorthands</w:t>
      </w:r>
      <w:proofErr w:type="spellEnd"/>
      <w:r w:rsidR="00F41FD5">
        <w:rPr>
          <w:rFonts w:ascii="Arial" w:hAnsi="Arial" w:cs="Arial"/>
          <w:b/>
          <w:bCs/>
          <w:sz w:val="32"/>
          <w:szCs w:val="32"/>
        </w:rPr>
        <w:t>)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3F20C436" w14:textId="7477CCAF" w:rsidR="0098619C" w:rsidRDefault="0098619C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Border;</w:t>
      </w:r>
    </w:p>
    <w:p w14:paraId="63015FA9" w14:textId="2D20B187" w:rsidR="0098619C" w:rsidRPr="00F41FD5" w:rsidRDefault="00F41FD5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Ordem de precedência </w:t>
      </w:r>
      <w:proofErr w:type="spellStart"/>
      <w:r>
        <w:rPr>
          <w:rFonts w:ascii="Arial" w:hAnsi="Arial" w:cs="Arial"/>
          <w:sz w:val="32"/>
          <w:szCs w:val="32"/>
        </w:rPr>
        <w:t>border</w:t>
      </w:r>
      <w:proofErr w:type="spellEnd"/>
      <w:r>
        <w:rPr>
          <w:rFonts w:ascii="Arial" w:hAnsi="Arial" w:cs="Arial"/>
          <w:sz w:val="32"/>
          <w:szCs w:val="32"/>
        </w:rPr>
        <w:t>: (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 em quantidade de pixels,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, color)</w:t>
      </w:r>
    </w:p>
    <w:p w14:paraId="463438CD" w14:textId="5CB9936B" w:rsidR="0098619C" w:rsidRDefault="0098619C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Padding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39BE44AE" w14:textId="725D0406" w:rsidR="0098619C" w:rsidRPr="00F41FD5" w:rsidRDefault="00F41FD5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Ordem de precedência </w:t>
      </w:r>
      <w:proofErr w:type="spellStart"/>
      <w:r>
        <w:rPr>
          <w:rFonts w:ascii="Arial" w:hAnsi="Arial" w:cs="Arial"/>
          <w:sz w:val="32"/>
          <w:szCs w:val="32"/>
        </w:rPr>
        <w:t>padding</w:t>
      </w:r>
      <w:proofErr w:type="spellEnd"/>
      <w:r>
        <w:rPr>
          <w:rFonts w:ascii="Arial" w:hAnsi="Arial" w:cs="Arial"/>
          <w:sz w:val="32"/>
          <w:szCs w:val="32"/>
        </w:rPr>
        <w:t xml:space="preserve">: (topo, direita, baixo, esquerda, 10px </w:t>
      </w:r>
      <w:proofErr w:type="spellStart"/>
      <w:r>
        <w:rPr>
          <w:rFonts w:ascii="Arial" w:hAnsi="Arial" w:cs="Arial"/>
          <w:sz w:val="32"/>
          <w:szCs w:val="32"/>
        </w:rPr>
        <w:t>10px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10px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10px</w:t>
      </w:r>
      <w:proofErr w:type="spellEnd"/>
      <w:r>
        <w:rPr>
          <w:rFonts w:ascii="Arial" w:hAnsi="Arial" w:cs="Arial"/>
          <w:sz w:val="32"/>
          <w:szCs w:val="32"/>
        </w:rPr>
        <w:t>, se os valores forem iguais, podemos utilizar apenas um “10px”)</w:t>
      </w:r>
    </w:p>
    <w:p w14:paraId="4754BFC9" w14:textId="4AC5659E" w:rsidR="0098619C" w:rsidRDefault="0098619C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Margin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2D18032C" w14:textId="2C727896" w:rsidR="0098619C" w:rsidRPr="00F41FD5" w:rsidRDefault="00F41FD5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Ordem de precedência </w:t>
      </w:r>
      <w:proofErr w:type="spellStart"/>
      <w:r>
        <w:rPr>
          <w:rFonts w:ascii="Arial" w:hAnsi="Arial" w:cs="Arial"/>
          <w:sz w:val="32"/>
          <w:szCs w:val="32"/>
        </w:rPr>
        <w:t>margin</w:t>
      </w:r>
      <w:proofErr w:type="spellEnd"/>
      <w:r>
        <w:rPr>
          <w:rFonts w:ascii="Arial" w:hAnsi="Arial" w:cs="Arial"/>
          <w:sz w:val="32"/>
          <w:szCs w:val="32"/>
        </w:rPr>
        <w:t xml:space="preserve">: (topo, direita, baixo, esquerda, 20px </w:t>
      </w:r>
      <w:proofErr w:type="spellStart"/>
      <w:r>
        <w:rPr>
          <w:rFonts w:ascii="Arial" w:hAnsi="Arial" w:cs="Arial"/>
          <w:sz w:val="32"/>
          <w:szCs w:val="32"/>
        </w:rPr>
        <w:t>20px</w:t>
      </w:r>
      <w:proofErr w:type="spellEnd"/>
      <w:r>
        <w:rPr>
          <w:rFonts w:ascii="Arial" w:hAnsi="Arial" w:cs="Arial"/>
          <w:sz w:val="32"/>
          <w:szCs w:val="32"/>
        </w:rPr>
        <w:t xml:space="preserve"> 40px 20px</w:t>
      </w:r>
    </w:p>
    <w:p w14:paraId="316D4B56" w14:textId="069AA136" w:rsidR="0098619C" w:rsidRDefault="0098619C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Outline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69A963A7" w14:textId="77777777" w:rsidR="001E2EA1" w:rsidRDefault="00F41FD5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Ordem de precedência </w:t>
      </w:r>
      <w:proofErr w:type="spellStart"/>
      <w:r>
        <w:rPr>
          <w:rFonts w:ascii="Arial" w:hAnsi="Arial" w:cs="Arial"/>
          <w:sz w:val="32"/>
          <w:szCs w:val="32"/>
        </w:rPr>
        <w:t>outline</w:t>
      </w:r>
      <w:proofErr w:type="spellEnd"/>
      <w:r>
        <w:rPr>
          <w:rFonts w:ascii="Arial" w:hAnsi="Arial" w:cs="Arial"/>
          <w:sz w:val="32"/>
          <w:szCs w:val="32"/>
        </w:rPr>
        <w:t>: (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 xml:space="preserve">, color, 5px, </w:t>
      </w:r>
      <w:proofErr w:type="spellStart"/>
      <w:r>
        <w:rPr>
          <w:rFonts w:ascii="Arial" w:hAnsi="Arial" w:cs="Arial"/>
          <w:sz w:val="32"/>
          <w:szCs w:val="32"/>
        </w:rPr>
        <w:t>dashed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salomon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64BF6F84" w14:textId="77777777" w:rsidR="001E2EA1" w:rsidRDefault="001E2EA1" w:rsidP="000E5064">
      <w:pPr>
        <w:rPr>
          <w:rFonts w:ascii="Arial" w:hAnsi="Arial" w:cs="Arial"/>
          <w:sz w:val="32"/>
          <w:szCs w:val="32"/>
        </w:rPr>
      </w:pPr>
    </w:p>
    <w:p w14:paraId="269C8010" w14:textId="45C328C7" w:rsidR="00662A91" w:rsidRDefault="001E2EA1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Display; </w:t>
      </w:r>
      <w:r w:rsidRPr="001E2EA1">
        <w:rPr>
          <w:rFonts w:ascii="Arial" w:hAnsi="Arial" w:cs="Arial"/>
          <w:sz w:val="32"/>
          <w:szCs w:val="32"/>
        </w:rPr>
        <w:t>muda a característica de um elemento</w:t>
      </w:r>
      <w:r w:rsidR="00F41FD5">
        <w:rPr>
          <w:rFonts w:ascii="Arial" w:hAnsi="Arial" w:cs="Arial"/>
          <w:sz w:val="32"/>
          <w:szCs w:val="32"/>
        </w:rPr>
        <w:tab/>
      </w:r>
    </w:p>
    <w:p w14:paraId="6719A95E" w14:textId="77777777" w:rsidR="0067789B" w:rsidRDefault="0067789B" w:rsidP="000E5064">
      <w:pPr>
        <w:rPr>
          <w:rFonts w:ascii="Arial" w:hAnsi="Arial" w:cs="Arial"/>
          <w:sz w:val="32"/>
          <w:szCs w:val="32"/>
        </w:rPr>
      </w:pPr>
    </w:p>
    <w:p w14:paraId="749EA32F" w14:textId="09EF308F" w:rsidR="0067789B" w:rsidRDefault="0067789B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Grouping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Tags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e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Semantic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Tags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3B8FE833" w14:textId="5FF20E68" w:rsidR="0067789B" w:rsidRDefault="0067789B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Header;</w:t>
      </w:r>
    </w:p>
    <w:p w14:paraId="27FFBA51" w14:textId="745F6B70" w:rsidR="0067789B" w:rsidRDefault="0067789B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a função escolhida para criar cabeçalhos, podendo ser o cabeçalho principal de um site ou até mesmo o cabeçalho de uma seção ou artigo.</w:t>
      </w:r>
    </w:p>
    <w:p w14:paraId="04EB7AFA" w14:textId="77777777" w:rsidR="0067789B" w:rsidRDefault="0067789B" w:rsidP="000E5064">
      <w:pPr>
        <w:rPr>
          <w:rFonts w:ascii="Arial" w:hAnsi="Arial" w:cs="Arial"/>
          <w:sz w:val="32"/>
          <w:szCs w:val="32"/>
        </w:rPr>
      </w:pPr>
    </w:p>
    <w:p w14:paraId="13A9AFAF" w14:textId="0B3CA8DC" w:rsidR="002D49DA" w:rsidRDefault="002D49DA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Nav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3815BB30" w14:textId="1FE4C4A9" w:rsidR="002D49DA" w:rsidRDefault="002D49DA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Define uma área que possui links de navegação, do próprio website, pode estar dentro de um (header)</w:t>
      </w:r>
    </w:p>
    <w:p w14:paraId="4C841D06" w14:textId="77777777" w:rsidR="002D49DA" w:rsidRDefault="002D49DA" w:rsidP="000E5064">
      <w:pPr>
        <w:rPr>
          <w:rFonts w:ascii="Arial" w:hAnsi="Arial" w:cs="Arial"/>
          <w:sz w:val="32"/>
          <w:szCs w:val="32"/>
        </w:rPr>
      </w:pPr>
    </w:p>
    <w:p w14:paraId="382EE7D2" w14:textId="42D15D51" w:rsidR="002D49DA" w:rsidRDefault="002D49DA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11514C92" w14:textId="79183124" w:rsidR="002D49DA" w:rsidRDefault="002D49DA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um agrupador usado para delimitar o conteúdo principal do nosso site, concentrando normalmente seções, artigos e conteúdos periféricos.</w:t>
      </w:r>
    </w:p>
    <w:p w14:paraId="2A0F8FFE" w14:textId="77777777" w:rsidR="002D49DA" w:rsidRDefault="002D49DA" w:rsidP="000E5064">
      <w:pPr>
        <w:rPr>
          <w:rFonts w:ascii="Arial" w:hAnsi="Arial" w:cs="Arial"/>
          <w:sz w:val="32"/>
          <w:szCs w:val="32"/>
        </w:rPr>
      </w:pPr>
    </w:p>
    <w:p w14:paraId="2CFF1690" w14:textId="77777777" w:rsidR="002D49DA" w:rsidRDefault="002D49D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210ACCE6" w14:textId="77777777" w:rsidR="002D49DA" w:rsidRDefault="002D49D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3C7E7115" w14:textId="51115586" w:rsidR="002D49DA" w:rsidRDefault="002D49DA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Section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2976A6DE" w14:textId="3B9BFECA" w:rsidR="002D49DA" w:rsidRDefault="002D49DA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Cria seções para a sua página, ela pode conter o conteúdo diretamente no seu corpo ou dividir  os conteúdos em artigos.</w:t>
      </w:r>
    </w:p>
    <w:p w14:paraId="5C14B976" w14:textId="77777777" w:rsidR="002D49DA" w:rsidRDefault="002D49DA" w:rsidP="000E5064">
      <w:pPr>
        <w:rPr>
          <w:rFonts w:ascii="Arial" w:hAnsi="Arial" w:cs="Arial"/>
          <w:sz w:val="32"/>
          <w:szCs w:val="32"/>
        </w:rPr>
      </w:pPr>
    </w:p>
    <w:p w14:paraId="1FD8FCF1" w14:textId="7DDA98E5" w:rsidR="002D49DA" w:rsidRDefault="002D49DA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Article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1A572E72" w14:textId="1F1E2ACB" w:rsidR="002D49DA" w:rsidRDefault="002D49DA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Um artigo é um elemento que vai conter um conteúdo, que pode ser lido de forma independente, e dizem respeito a um mesmo assunto (blog, fórum, noticia, etc...)</w:t>
      </w:r>
    </w:p>
    <w:p w14:paraId="6F0CB6B3" w14:textId="77777777" w:rsidR="002D49DA" w:rsidRDefault="002D49DA" w:rsidP="000E5064">
      <w:pPr>
        <w:rPr>
          <w:rFonts w:ascii="Arial" w:hAnsi="Arial" w:cs="Arial"/>
          <w:sz w:val="32"/>
          <w:szCs w:val="32"/>
        </w:rPr>
      </w:pPr>
    </w:p>
    <w:p w14:paraId="3E4F60BB" w14:textId="1910C759" w:rsidR="002D49DA" w:rsidRDefault="002D49DA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Aside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</w:p>
    <w:p w14:paraId="18DB35E4" w14:textId="74E3DA4E" w:rsidR="00F91CEC" w:rsidRDefault="00F91CEC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Delimita um conteúdo periférico e complementar ao conteúdo principal de um artigo.</w:t>
      </w:r>
    </w:p>
    <w:p w14:paraId="41F1FB3A" w14:textId="77777777" w:rsidR="00F91CEC" w:rsidRDefault="00F91CEC" w:rsidP="000E5064">
      <w:pPr>
        <w:rPr>
          <w:rFonts w:ascii="Arial" w:hAnsi="Arial" w:cs="Arial"/>
          <w:sz w:val="32"/>
          <w:szCs w:val="32"/>
        </w:rPr>
      </w:pPr>
    </w:p>
    <w:p w14:paraId="57C60610" w14:textId="515C653B" w:rsidR="00F91CEC" w:rsidRDefault="00F91CEC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Footer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1CB9F059" w14:textId="35478412" w:rsidR="00F91CEC" w:rsidRDefault="00C77204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Cria um rodapé para o site inteiro, geralmente a parte utilizada para colocar links adicionais, mapa do site, contato, autoria do conteúdo, documentos relacionados e etc...</w:t>
      </w:r>
    </w:p>
    <w:p w14:paraId="58E2406A" w14:textId="77777777" w:rsidR="00C77204" w:rsidRDefault="00C77204" w:rsidP="000E5064">
      <w:pPr>
        <w:rPr>
          <w:rFonts w:ascii="Arial" w:hAnsi="Arial" w:cs="Arial"/>
          <w:sz w:val="32"/>
          <w:szCs w:val="32"/>
        </w:rPr>
      </w:pPr>
    </w:p>
    <w:p w14:paraId="4C25AAB1" w14:textId="089EE474" w:rsidR="00C77204" w:rsidRDefault="00264B3C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Sombras nas caixas:</w:t>
      </w:r>
    </w:p>
    <w:p w14:paraId="1B7601E0" w14:textId="1EDC3BD9" w:rsidR="00264B3C" w:rsidRDefault="00264B3C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Utilizaremos o comando (box-</w:t>
      </w:r>
      <w:proofErr w:type="spellStart"/>
      <w:r>
        <w:rPr>
          <w:rFonts w:ascii="Arial" w:hAnsi="Arial" w:cs="Arial"/>
          <w:sz w:val="32"/>
          <w:szCs w:val="32"/>
        </w:rPr>
        <w:t>shadow</w:t>
      </w:r>
      <w:proofErr w:type="spellEnd"/>
      <w:r>
        <w:rPr>
          <w:rFonts w:ascii="Arial" w:hAnsi="Arial" w:cs="Arial"/>
          <w:sz w:val="32"/>
          <w:szCs w:val="32"/>
        </w:rPr>
        <w:t xml:space="preserve">: 1px </w:t>
      </w:r>
      <w:proofErr w:type="spellStart"/>
      <w:r>
        <w:rPr>
          <w:rFonts w:ascii="Arial" w:hAnsi="Arial" w:cs="Arial"/>
          <w:sz w:val="32"/>
          <w:szCs w:val="32"/>
        </w:rPr>
        <w:t>1px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1px</w:t>
      </w:r>
      <w:proofErr w:type="spellEnd"/>
      <w:r>
        <w:rPr>
          <w:rFonts w:ascii="Arial" w:hAnsi="Arial" w:cs="Arial"/>
          <w:sz w:val="32"/>
          <w:szCs w:val="32"/>
        </w:rPr>
        <w:t xml:space="preserve"> black;) e ajustaremos de acordo com o necessário, sempre minimizando a nitidez.</w:t>
      </w:r>
    </w:p>
    <w:p w14:paraId="0A493C9D" w14:textId="77777777" w:rsidR="00264B3C" w:rsidRDefault="00264B3C" w:rsidP="000E5064">
      <w:pPr>
        <w:rPr>
          <w:rFonts w:ascii="Arial" w:hAnsi="Arial" w:cs="Arial"/>
          <w:sz w:val="32"/>
          <w:szCs w:val="32"/>
        </w:rPr>
      </w:pPr>
    </w:p>
    <w:p w14:paraId="60695219" w14:textId="77777777" w:rsidR="00735851" w:rsidRDefault="00735851" w:rsidP="000E5064">
      <w:pPr>
        <w:rPr>
          <w:rFonts w:ascii="Arial" w:hAnsi="Arial" w:cs="Arial"/>
          <w:b/>
          <w:bCs/>
          <w:sz w:val="32"/>
          <w:szCs w:val="32"/>
        </w:rPr>
      </w:pPr>
    </w:p>
    <w:p w14:paraId="592F6378" w14:textId="6AC9F282" w:rsidR="00735851" w:rsidRDefault="00735851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Caixas com vértices arredondados:</w:t>
      </w:r>
    </w:p>
    <w:p w14:paraId="08958E53" w14:textId="7AA16F15" w:rsidR="00735851" w:rsidRDefault="00735851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Utilizaremos o comando (</w:t>
      </w:r>
      <w:proofErr w:type="spellStart"/>
      <w:r>
        <w:rPr>
          <w:rFonts w:ascii="Arial" w:hAnsi="Arial" w:cs="Arial"/>
          <w:sz w:val="32"/>
          <w:szCs w:val="32"/>
        </w:rPr>
        <w:t>border-radius</w:t>
      </w:r>
      <w:proofErr w:type="spellEnd"/>
      <w:r>
        <w:rPr>
          <w:rFonts w:ascii="Arial" w:hAnsi="Arial" w:cs="Arial"/>
          <w:sz w:val="32"/>
          <w:szCs w:val="32"/>
        </w:rPr>
        <w:t>: 10px)</w:t>
      </w:r>
      <w:r w:rsidR="002E12B9">
        <w:rPr>
          <w:rFonts w:ascii="Arial" w:hAnsi="Arial" w:cs="Arial"/>
          <w:sz w:val="32"/>
          <w:szCs w:val="32"/>
        </w:rPr>
        <w:t xml:space="preserve"> e ajustaremos caso acharmos necessário, podemos também configurar manualmente, tendo em vista que a ordem é (topo, direita, baixo e esquerda).</w:t>
      </w:r>
    </w:p>
    <w:p w14:paraId="1C416BE4" w14:textId="77777777" w:rsidR="002E12B9" w:rsidRDefault="002E12B9" w:rsidP="000E5064">
      <w:pPr>
        <w:rPr>
          <w:rFonts w:ascii="Arial" w:hAnsi="Arial" w:cs="Arial"/>
          <w:sz w:val="32"/>
          <w:szCs w:val="32"/>
        </w:rPr>
      </w:pPr>
    </w:p>
    <w:p w14:paraId="55135234" w14:textId="26654B0D" w:rsidR="00AF0C38" w:rsidRDefault="00AF0C38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Bordas com CSS: </w:t>
      </w:r>
    </w:p>
    <w:p w14:paraId="03F68D65" w14:textId="77777777" w:rsidR="00AF0C38" w:rsidRDefault="00AF0C38" w:rsidP="000E5064">
      <w:pPr>
        <w:rPr>
          <w:rFonts w:ascii="Arial" w:hAnsi="Arial" w:cs="Arial"/>
          <w:b/>
          <w:bCs/>
          <w:sz w:val="32"/>
          <w:szCs w:val="32"/>
        </w:rPr>
      </w:pPr>
    </w:p>
    <w:p w14:paraId="35E40AD6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4299EEC8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55832C48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486B7DA8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17F52B29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23919A0E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7638702D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6BE3D001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78663125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398633EE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79108941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4D5B1523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46BF28F5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59C8A3B0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05FEBCA2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7F82F565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69A35375" w14:textId="7777777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</w:p>
    <w:p w14:paraId="6F574B68" w14:textId="3A959E6A" w:rsidR="00B1103A" w:rsidRDefault="00B1103A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Background-color; </w:t>
      </w:r>
      <w:r>
        <w:rPr>
          <w:rFonts w:ascii="Arial" w:hAnsi="Arial" w:cs="Arial"/>
          <w:sz w:val="32"/>
          <w:szCs w:val="32"/>
        </w:rPr>
        <w:t>Para colocar cor de fundo, do site, de uma caixa, ou de uma (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  <w:r>
        <w:rPr>
          <w:rFonts w:ascii="Arial" w:hAnsi="Arial" w:cs="Arial"/>
          <w:sz w:val="32"/>
          <w:szCs w:val="32"/>
        </w:rPr>
        <w:t>) em especifica.</w:t>
      </w:r>
    </w:p>
    <w:p w14:paraId="6842CD65" w14:textId="77777777" w:rsidR="00B1103A" w:rsidRDefault="00B1103A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Background-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image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 linear-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gradient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Para colocar cor duplicada fazendo um tipo de sombreado.</w:t>
      </w:r>
    </w:p>
    <w:p w14:paraId="497B7D39" w14:textId="77777777" w:rsidR="00B1103A" w:rsidRDefault="00B1103A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Border-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radius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Para arredondar os cantos (pode ser utilizado de forma geral “10px” ou de forma horária “topo, direita, baixo, esquerda”</w:t>
      </w:r>
    </w:p>
    <w:p w14:paraId="511B52B1" w14:textId="77777777" w:rsidR="00D432CF" w:rsidRDefault="00B1103A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Box-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shadow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Sombra, podemos definir o espalhamento em </w:t>
      </w: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 xml:space="preserve">, concentração (foco) em </w:t>
      </w: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 xml:space="preserve">, tamanho da sombra também em </w:t>
      </w: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 xml:space="preserve"> e por último a cor, que costuma ser preta</w:t>
      </w:r>
    </w:p>
    <w:p w14:paraId="357C4C80" w14:textId="77777777" w:rsidR="00D432CF" w:rsidRDefault="00D432C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Width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Define a largura, de uma ponta a outra.</w:t>
      </w:r>
    </w:p>
    <w:p w14:paraId="25C8B3C4" w14:textId="0EDDD1DD" w:rsidR="00C71AB7" w:rsidRPr="00C71AB7" w:rsidRDefault="00C71AB7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Height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Altura de uma caixa.</w:t>
      </w:r>
    </w:p>
    <w:p w14:paraId="0CA5782B" w14:textId="77777777" w:rsidR="00D432CF" w:rsidRDefault="00D432C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Padding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Espaçamento interno entre o conteúdo e as bordas</w:t>
      </w:r>
    </w:p>
    <w:p w14:paraId="431B3813" w14:textId="77777777" w:rsidR="00D432CF" w:rsidRDefault="00D432C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Margin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Espaçamento externo do conteúdo até as bordas da página.</w:t>
      </w:r>
    </w:p>
    <w:p w14:paraId="4CB8772F" w14:textId="77777777" w:rsidR="00D432CF" w:rsidRDefault="00D432CF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Color; </w:t>
      </w:r>
      <w:r>
        <w:rPr>
          <w:rFonts w:ascii="Arial" w:hAnsi="Arial" w:cs="Arial"/>
          <w:sz w:val="32"/>
          <w:szCs w:val="32"/>
        </w:rPr>
        <w:t>Cor da letra</w:t>
      </w:r>
    </w:p>
    <w:p w14:paraId="50BBB4B0" w14:textId="77777777" w:rsidR="00D432CF" w:rsidRDefault="00D432C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Text-align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Alinhamento do texto</w:t>
      </w:r>
    </w:p>
    <w:p w14:paraId="67E9F79C" w14:textId="77777777" w:rsidR="00D432CF" w:rsidRDefault="00D432C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Text-shadow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Sombra do texto (espalhamento, concentração, tamanho da sombra, todos em </w:t>
      </w: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>) e por último a cor.</w:t>
      </w:r>
    </w:p>
    <w:p w14:paraId="769A40A2" w14:textId="77777777" w:rsidR="00D432CF" w:rsidRDefault="00D432C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Font-family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Para definir a família de um parágrafo e/ou página.</w:t>
      </w:r>
    </w:p>
    <w:p w14:paraId="5D56631A" w14:textId="77777777" w:rsidR="00D432CF" w:rsidRDefault="00D432C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Font-size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Para definir o tamanho da letra.</w:t>
      </w:r>
    </w:p>
    <w:p w14:paraId="7FDF781B" w14:textId="77777777" w:rsidR="00D432CF" w:rsidRDefault="00D432CF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Shorthand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da fonte</w:t>
      </w:r>
    </w:p>
    <w:p w14:paraId="748AC7E9" w14:textId="77777777" w:rsidR="00D432CF" w:rsidRDefault="00D432C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Font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normal (o quanto a letra vai ser escura) 16px (tamanho da letra) </w:t>
      </w:r>
      <w:proofErr w:type="spellStart"/>
      <w:r>
        <w:rPr>
          <w:rFonts w:ascii="Arial" w:hAnsi="Arial" w:cs="Arial"/>
          <w:sz w:val="32"/>
          <w:szCs w:val="32"/>
        </w:rPr>
        <w:t>arial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verdana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serif</w:t>
      </w:r>
      <w:proofErr w:type="spellEnd"/>
      <w:r>
        <w:rPr>
          <w:rFonts w:ascii="Arial" w:hAnsi="Arial" w:cs="Arial"/>
          <w:sz w:val="32"/>
          <w:szCs w:val="32"/>
        </w:rPr>
        <w:t xml:space="preserve"> (2 modelos de fonte, </w:t>
      </w:r>
      <w:r>
        <w:rPr>
          <w:rFonts w:ascii="Arial" w:hAnsi="Arial" w:cs="Arial"/>
          <w:sz w:val="32"/>
          <w:szCs w:val="32"/>
        </w:rPr>
        <w:lastRenderedPageBreak/>
        <w:t>e dizendo que caso as duas não estejam funcionais, será uma fonte serifada.</w:t>
      </w:r>
    </w:p>
    <w:p w14:paraId="194CE6D5" w14:textId="77777777" w:rsidR="00D432CF" w:rsidRDefault="00D432CF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@import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url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(incorporação do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googlefonts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); </w:t>
      </w:r>
      <w:r>
        <w:rPr>
          <w:rFonts w:ascii="Arial" w:hAnsi="Arial" w:cs="Arial"/>
          <w:sz w:val="32"/>
          <w:szCs w:val="32"/>
        </w:rPr>
        <w:t>Para importar fontes externas.</w:t>
      </w:r>
    </w:p>
    <w:p w14:paraId="5ACD5562" w14:textId="61E1C7D7" w:rsidR="00B1103A" w:rsidRDefault="00B1103A" w:rsidP="000E50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D432CF">
        <w:rPr>
          <w:rFonts w:ascii="Arial" w:hAnsi="Arial" w:cs="Arial"/>
          <w:b/>
          <w:bCs/>
          <w:sz w:val="32"/>
          <w:szCs w:val="32"/>
        </w:rPr>
        <w:t>@font-face {</w:t>
      </w:r>
    </w:p>
    <w:p w14:paraId="31D2D8B8" w14:textId="184FF833" w:rsidR="00D432CF" w:rsidRDefault="00D432CF" w:rsidP="000E5064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Font-family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 ‘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love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’ (nome da fonte);</w:t>
      </w:r>
    </w:p>
    <w:p w14:paraId="52DE1E42" w14:textId="7D026C59" w:rsidR="00D432CF" w:rsidRDefault="00D432CF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Src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: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url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(caminho onde está a fonte)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format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(‘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opentype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’); </w:t>
      </w:r>
      <w:r>
        <w:rPr>
          <w:rFonts w:ascii="Arial" w:hAnsi="Arial" w:cs="Arial"/>
          <w:sz w:val="32"/>
          <w:szCs w:val="32"/>
        </w:rPr>
        <w:t>para fontes internas</w:t>
      </w:r>
    </w:p>
    <w:p w14:paraId="5EFA276C" w14:textId="0E993301" w:rsidR="00D432CF" w:rsidRDefault="00C71AB7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Id; </w:t>
      </w:r>
      <w:r>
        <w:rPr>
          <w:rFonts w:ascii="Arial" w:hAnsi="Arial" w:cs="Arial"/>
          <w:sz w:val="32"/>
          <w:szCs w:val="32"/>
        </w:rPr>
        <w:t xml:space="preserve">cria um rótulo único para alguma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do </w:t>
      </w: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</w:p>
    <w:p w14:paraId="75D58013" w14:textId="691688E4" w:rsidR="00C71AB7" w:rsidRDefault="00C71AB7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Class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cria um rótulo de grupo para </w:t>
      </w:r>
      <w:proofErr w:type="spellStart"/>
      <w:r>
        <w:rPr>
          <w:rFonts w:ascii="Arial" w:hAnsi="Arial" w:cs="Arial"/>
          <w:sz w:val="32"/>
          <w:szCs w:val="32"/>
        </w:rPr>
        <w:t>tag’s</w:t>
      </w:r>
      <w:proofErr w:type="spellEnd"/>
      <w:r>
        <w:rPr>
          <w:rFonts w:ascii="Arial" w:hAnsi="Arial" w:cs="Arial"/>
          <w:sz w:val="32"/>
          <w:szCs w:val="32"/>
        </w:rPr>
        <w:t xml:space="preserve"> do </w:t>
      </w: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</w:p>
    <w:p w14:paraId="16EDDFA0" w14:textId="7B78342B" w:rsidR="00C71AB7" w:rsidRDefault="00C71AB7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: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hover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; </w:t>
      </w:r>
      <w:r>
        <w:rPr>
          <w:rFonts w:ascii="Arial" w:hAnsi="Arial" w:cs="Arial"/>
          <w:sz w:val="32"/>
          <w:szCs w:val="32"/>
        </w:rPr>
        <w:t xml:space="preserve">Se caracteriza um </w:t>
      </w:r>
      <w:proofErr w:type="spellStart"/>
      <w:r>
        <w:rPr>
          <w:rFonts w:ascii="Arial" w:hAnsi="Arial" w:cs="Arial"/>
          <w:sz w:val="32"/>
          <w:szCs w:val="32"/>
        </w:rPr>
        <w:t>pseudo-classe</w:t>
      </w:r>
      <w:proofErr w:type="spellEnd"/>
      <w:r>
        <w:rPr>
          <w:rFonts w:ascii="Arial" w:hAnsi="Arial" w:cs="Arial"/>
          <w:sz w:val="32"/>
          <w:szCs w:val="32"/>
        </w:rPr>
        <w:t xml:space="preserve">, indicando que algo acontecerá ao passar o mouse em cima (temos diversos </w:t>
      </w:r>
      <w:proofErr w:type="spellStart"/>
      <w:r>
        <w:rPr>
          <w:rFonts w:ascii="Arial" w:hAnsi="Arial" w:cs="Arial"/>
          <w:sz w:val="32"/>
          <w:szCs w:val="32"/>
        </w:rPr>
        <w:t>pseudo-classe</w:t>
      </w:r>
      <w:proofErr w:type="spellEnd"/>
      <w:r>
        <w:rPr>
          <w:rFonts w:ascii="Arial" w:hAnsi="Arial" w:cs="Arial"/>
          <w:sz w:val="32"/>
          <w:szCs w:val="32"/>
        </w:rPr>
        <w:t>, esse foi só um exemplo)</w:t>
      </w:r>
    </w:p>
    <w:p w14:paraId="4123C066" w14:textId="19C39C39" w:rsidR="00C71AB7" w:rsidRDefault="00C71AB7" w:rsidP="000E50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::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before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Se caracteriza um </w:t>
      </w:r>
      <w:proofErr w:type="spellStart"/>
      <w:r>
        <w:rPr>
          <w:rFonts w:ascii="Arial" w:hAnsi="Arial" w:cs="Arial"/>
          <w:sz w:val="32"/>
          <w:szCs w:val="32"/>
        </w:rPr>
        <w:t>pseudo-elemento</w:t>
      </w:r>
      <w:proofErr w:type="spellEnd"/>
      <w:r>
        <w:rPr>
          <w:rFonts w:ascii="Arial" w:hAnsi="Arial" w:cs="Arial"/>
          <w:sz w:val="32"/>
          <w:szCs w:val="32"/>
        </w:rPr>
        <w:t xml:space="preserve">, indicando que algo acontecerá sobre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before</w:t>
      </w:r>
      <w:proofErr w:type="spellEnd"/>
      <w:r>
        <w:rPr>
          <w:rFonts w:ascii="Arial" w:hAnsi="Arial" w:cs="Arial"/>
          <w:sz w:val="32"/>
          <w:szCs w:val="32"/>
        </w:rPr>
        <w:t xml:space="preserve"> significa que algo será inserido antes de um parágrafo, ou outro tipo de texto, esse foi só um exemplo de </w:t>
      </w:r>
      <w:proofErr w:type="spellStart"/>
      <w:r>
        <w:rPr>
          <w:rFonts w:ascii="Arial" w:hAnsi="Arial" w:cs="Arial"/>
          <w:sz w:val="32"/>
          <w:szCs w:val="32"/>
        </w:rPr>
        <w:t>pseudo-elemento</w:t>
      </w:r>
      <w:proofErr w:type="spellEnd"/>
      <w:r>
        <w:rPr>
          <w:rFonts w:ascii="Arial" w:hAnsi="Arial" w:cs="Arial"/>
          <w:sz w:val="32"/>
          <w:szCs w:val="32"/>
        </w:rPr>
        <w:t>.)</w:t>
      </w:r>
    </w:p>
    <w:p w14:paraId="2BC41B53" w14:textId="5D84FCA4" w:rsidR="008A1481" w:rsidRDefault="008A1481" w:rsidP="000E506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Outline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Cria uma linha que fica em volta da caixa (necessita do tamanho da linha em </w:t>
      </w: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>, precisa do estilo da linha, e a cor da linha)</w:t>
      </w:r>
    </w:p>
    <w:p w14:paraId="71398145" w14:textId="77777777" w:rsidR="009C32EF" w:rsidRDefault="009C32EF" w:rsidP="000E5064">
      <w:pPr>
        <w:rPr>
          <w:rFonts w:ascii="Arial" w:hAnsi="Arial" w:cs="Arial"/>
          <w:sz w:val="32"/>
          <w:szCs w:val="32"/>
        </w:rPr>
      </w:pPr>
    </w:p>
    <w:p w14:paraId="75222913" w14:textId="36A1EC95" w:rsidR="009C32EF" w:rsidRPr="009C32EF" w:rsidRDefault="009C32EF" w:rsidP="009C32EF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Cria o conteúdo principal de uma página</w:t>
      </w:r>
    </w:p>
    <w:p w14:paraId="3A8EB81D" w14:textId="53630952" w:rsidR="009C32EF" w:rsidRPr="009C32EF" w:rsidRDefault="009C32EF" w:rsidP="009C32E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header;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Cria o cabeçalho de uma página</w:t>
      </w:r>
    </w:p>
    <w:p w14:paraId="103A04D5" w14:textId="5C623C42" w:rsidR="009C32EF" w:rsidRPr="009C32EF" w:rsidRDefault="009C32EF" w:rsidP="009C32EF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nav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A parte de navegação de um cabeçalho</w:t>
      </w:r>
    </w:p>
    <w:p w14:paraId="1CD8201F" w14:textId="54E1758C" w:rsidR="009C32EF" w:rsidRPr="009C32EF" w:rsidRDefault="009C32EF" w:rsidP="009C32EF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article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O artigo do conteúdo principal ou secundário e etc..</w:t>
      </w:r>
    </w:p>
    <w:p w14:paraId="2A54F657" w14:textId="297FD9B9" w:rsidR="009C32EF" w:rsidRDefault="009C32EF" w:rsidP="009C32EF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aside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Algo complementara a matéria </w:t>
      </w:r>
    </w:p>
    <w:p w14:paraId="5A74513A" w14:textId="77777777" w:rsidR="009C32EF" w:rsidRPr="009C32EF" w:rsidRDefault="009C32EF" w:rsidP="009C32EF">
      <w:pPr>
        <w:rPr>
          <w:rFonts w:ascii="Arial" w:hAnsi="Arial" w:cs="Arial"/>
          <w:sz w:val="32"/>
          <w:szCs w:val="32"/>
        </w:rPr>
      </w:pPr>
    </w:p>
    <w:p w14:paraId="0329C974" w14:textId="77777777" w:rsidR="009C32EF" w:rsidRPr="008A1481" w:rsidRDefault="009C32EF" w:rsidP="000E5064">
      <w:pPr>
        <w:rPr>
          <w:rFonts w:ascii="Arial" w:hAnsi="Arial" w:cs="Arial"/>
          <w:sz w:val="32"/>
          <w:szCs w:val="32"/>
        </w:rPr>
      </w:pPr>
    </w:p>
    <w:p w14:paraId="253BF6A8" w14:textId="77777777" w:rsidR="00C71AB7" w:rsidRPr="00C71AB7" w:rsidRDefault="00C71AB7" w:rsidP="000E5064">
      <w:pPr>
        <w:rPr>
          <w:rFonts w:ascii="Arial" w:hAnsi="Arial" w:cs="Arial"/>
          <w:sz w:val="32"/>
          <w:szCs w:val="32"/>
        </w:rPr>
      </w:pPr>
    </w:p>
    <w:sectPr w:rsidR="00C71AB7" w:rsidRPr="00C71A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79A1"/>
    <w:multiLevelType w:val="hybridMultilevel"/>
    <w:tmpl w:val="D05E5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50D7B"/>
    <w:multiLevelType w:val="hybridMultilevel"/>
    <w:tmpl w:val="BC00E3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B1AC4"/>
    <w:multiLevelType w:val="hybridMultilevel"/>
    <w:tmpl w:val="F6606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24C5D"/>
    <w:multiLevelType w:val="hybridMultilevel"/>
    <w:tmpl w:val="82B4B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7645D"/>
    <w:multiLevelType w:val="hybridMultilevel"/>
    <w:tmpl w:val="0542F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12415F"/>
    <w:multiLevelType w:val="hybridMultilevel"/>
    <w:tmpl w:val="5950D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960878">
    <w:abstractNumId w:val="0"/>
  </w:num>
  <w:num w:numId="2" w16cid:durableId="1539468825">
    <w:abstractNumId w:val="5"/>
  </w:num>
  <w:num w:numId="3" w16cid:durableId="896428479">
    <w:abstractNumId w:val="1"/>
  </w:num>
  <w:num w:numId="4" w16cid:durableId="2081436189">
    <w:abstractNumId w:val="2"/>
  </w:num>
  <w:num w:numId="5" w16cid:durableId="1304386310">
    <w:abstractNumId w:val="3"/>
  </w:num>
  <w:num w:numId="6" w16cid:durableId="38680726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duardo">
    <w15:presenceInfo w15:providerId="None" w15:userId="Eduard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FF"/>
    <w:rsid w:val="00055358"/>
    <w:rsid w:val="000E5064"/>
    <w:rsid w:val="00113A4B"/>
    <w:rsid w:val="00145997"/>
    <w:rsid w:val="00174214"/>
    <w:rsid w:val="00180523"/>
    <w:rsid w:val="0018362E"/>
    <w:rsid w:val="001E2EA1"/>
    <w:rsid w:val="002563A8"/>
    <w:rsid w:val="00264B3C"/>
    <w:rsid w:val="002D49DA"/>
    <w:rsid w:val="002E12B9"/>
    <w:rsid w:val="00344146"/>
    <w:rsid w:val="00395A15"/>
    <w:rsid w:val="003A1055"/>
    <w:rsid w:val="003A79C4"/>
    <w:rsid w:val="003B63EC"/>
    <w:rsid w:val="0049025B"/>
    <w:rsid w:val="00492157"/>
    <w:rsid w:val="005254A8"/>
    <w:rsid w:val="00580B1C"/>
    <w:rsid w:val="00591A32"/>
    <w:rsid w:val="005F6A76"/>
    <w:rsid w:val="00662A91"/>
    <w:rsid w:val="0067789B"/>
    <w:rsid w:val="006E1E57"/>
    <w:rsid w:val="00735851"/>
    <w:rsid w:val="00741944"/>
    <w:rsid w:val="007A3C4C"/>
    <w:rsid w:val="007B0CDD"/>
    <w:rsid w:val="007C1AD1"/>
    <w:rsid w:val="00803FFF"/>
    <w:rsid w:val="008A1481"/>
    <w:rsid w:val="008A1DB9"/>
    <w:rsid w:val="008B6BF1"/>
    <w:rsid w:val="008C4BF9"/>
    <w:rsid w:val="008D16FF"/>
    <w:rsid w:val="009444DA"/>
    <w:rsid w:val="00964D09"/>
    <w:rsid w:val="0098619C"/>
    <w:rsid w:val="00997097"/>
    <w:rsid w:val="009B0DB4"/>
    <w:rsid w:val="009C32EF"/>
    <w:rsid w:val="009E647B"/>
    <w:rsid w:val="009F4062"/>
    <w:rsid w:val="00A02E98"/>
    <w:rsid w:val="00A6442E"/>
    <w:rsid w:val="00A66341"/>
    <w:rsid w:val="00AA3005"/>
    <w:rsid w:val="00AF0C38"/>
    <w:rsid w:val="00B1103A"/>
    <w:rsid w:val="00B31B38"/>
    <w:rsid w:val="00C4220B"/>
    <w:rsid w:val="00C53BDE"/>
    <w:rsid w:val="00C71AB7"/>
    <w:rsid w:val="00C77204"/>
    <w:rsid w:val="00C918B3"/>
    <w:rsid w:val="00CC5B29"/>
    <w:rsid w:val="00D432CF"/>
    <w:rsid w:val="00D6020A"/>
    <w:rsid w:val="00D6162D"/>
    <w:rsid w:val="00DB1781"/>
    <w:rsid w:val="00DC24A7"/>
    <w:rsid w:val="00DC6DFE"/>
    <w:rsid w:val="00E14B87"/>
    <w:rsid w:val="00E349FA"/>
    <w:rsid w:val="00E93CB7"/>
    <w:rsid w:val="00F03E60"/>
    <w:rsid w:val="00F41FD5"/>
    <w:rsid w:val="00F464BC"/>
    <w:rsid w:val="00F64373"/>
    <w:rsid w:val="00F91CEC"/>
    <w:rsid w:val="00FD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92C7"/>
  <w15:chartTrackingRefBased/>
  <w15:docId w15:val="{CFAC8233-6B0E-4951-9970-FB363335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F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FF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F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F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F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FF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FF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FFF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9B0D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10857</TotalTime>
  <Pages>24</Pages>
  <Words>2330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2026-05-19T22:48:00Z</dcterms:created>
  <dcterms:modified xsi:type="dcterms:W3CDTF">2026-07-03T19:24:00Z</dcterms:modified>
</cp:coreProperties>
</file>